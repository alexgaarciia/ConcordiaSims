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301CE" w:rsidRDefault="006F6F52">
      <w:pPr>
        <w:pBdr>
          <w:top w:val="nil"/>
          <w:left w:val="nil"/>
          <w:bottom w:val="nil"/>
          <w:right w:val="nil"/>
          <w:between w:val="nil"/>
        </w:pBdr>
        <w:spacing w:line="39" w:lineRule="auto"/>
        <w:ind w:left="140"/>
        <w:rPr>
          <w:color w:val="000000"/>
          <w:sz w:val="3"/>
          <w:szCs w:val="3"/>
        </w:rPr>
      </w:pPr>
      <w:r>
        <w:rPr>
          <w:noProof/>
          <w:color w:val="000000"/>
          <w:sz w:val="3"/>
          <w:szCs w:val="3"/>
        </w:rPr>
        <mc:AlternateContent>
          <mc:Choice Requires="wpg">
            <w:drawing>
              <wp:inline distT="0" distB="0" distL="0" distR="0" wp14:anchorId="7A50D110" wp14:editId="09714395">
                <wp:extent cx="5943600" cy="25400"/>
                <wp:effectExtent l="0" t="0" r="0" b="0"/>
                <wp:docPr id="38" name="Grupo 38"/>
                <wp:cNvGraphicFramePr/>
                <a:graphic xmlns:a="http://schemas.openxmlformats.org/drawingml/2006/main">
                  <a:graphicData uri="http://schemas.microsoft.com/office/word/2010/wordprocessingGroup">
                    <wpg:wgp>
                      <wpg:cNvGrpSpPr/>
                      <wpg:grpSpPr>
                        <a:xfrm>
                          <a:off x="0" y="0"/>
                          <a:ext cx="5943600" cy="25400"/>
                          <a:chOff x="2374200" y="3767300"/>
                          <a:chExt cx="5943600" cy="25400"/>
                        </a:xfrm>
                      </wpg:grpSpPr>
                      <wpg:grpSp>
                        <wpg:cNvPr id="1" name="Grupo 1"/>
                        <wpg:cNvGrpSpPr/>
                        <wpg:grpSpPr>
                          <a:xfrm>
                            <a:off x="2374200" y="3767300"/>
                            <a:ext cx="5943600" cy="25400"/>
                            <a:chOff x="0" y="0"/>
                            <a:chExt cx="5943600" cy="25400"/>
                          </a:xfrm>
                        </wpg:grpSpPr>
                        <wps:wsp>
                          <wps:cNvPr id="2" name="Rectángulo 2"/>
                          <wps:cNvSpPr/>
                          <wps:spPr>
                            <a:xfrm>
                              <a:off x="0" y="0"/>
                              <a:ext cx="5943600" cy="25400"/>
                            </a:xfrm>
                            <a:prstGeom prst="rect">
                              <a:avLst/>
                            </a:prstGeom>
                            <a:noFill/>
                            <a:ln>
                              <a:noFill/>
                            </a:ln>
                          </wps:spPr>
                          <wps:txbx>
                            <w:txbxContent>
                              <w:p w14:paraId="4064574F" w14:textId="77777777" w:rsidR="002301CE" w:rsidRDefault="002301CE">
                                <w:pPr>
                                  <w:textDirection w:val="btLr"/>
                                </w:pPr>
                              </w:p>
                            </w:txbxContent>
                          </wps:txbx>
                          <wps:bodyPr spcFirstLastPara="1" wrap="square" lIns="91425" tIns="91425" rIns="91425" bIns="91425" anchor="ctr" anchorCtr="0">
                            <a:noAutofit/>
                          </wps:bodyPr>
                        </wps:wsp>
                        <wps:wsp>
                          <wps:cNvPr id="3" name="Forma libre: forma 3"/>
                          <wps:cNvSpPr/>
                          <wps:spPr>
                            <a:xfrm>
                              <a:off x="0" y="0"/>
                              <a:ext cx="5943600" cy="25400"/>
                            </a:xfrm>
                            <a:custGeom>
                              <a:avLst/>
                              <a:gdLst/>
                              <a:ahLst/>
                              <a:cxnLst/>
                              <a:rect l="l" t="t" r="r" b="b"/>
                              <a:pathLst>
                                <a:path w="5943600" h="25400" extrusionOk="0">
                                  <a:moveTo>
                                    <a:pt x="5943600" y="0"/>
                                  </a:moveTo>
                                  <a:lnTo>
                                    <a:pt x="0" y="0"/>
                                  </a:lnTo>
                                  <a:lnTo>
                                    <a:pt x="0" y="25311"/>
                                  </a:lnTo>
                                  <a:lnTo>
                                    <a:pt x="5943600" y="25311"/>
                                  </a:lnTo>
                                  <a:lnTo>
                                    <a:pt x="5943600"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A50D110" id="Grupo 38" o:spid="_x0000_s1026" style="width:468pt;height:2pt;mso-position-horizontal-relative:char;mso-position-vertical-relative:line" coordorigin="23742,37673" coordsize="5943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">
                <v:group id="Grupo 1" o:spid="_x0000_s1027" style="position:absolute;left:23742;top:37673;width:59436;height:254" coordsize="59436,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9436;height: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064574F" w14:textId="77777777" w:rsidR="002301CE" w:rsidRDefault="002301CE">
                          <w:pPr>
                            <w:textDirection w:val="btLr"/>
                          </w:pPr>
                        </w:p>
                      </w:txbxContent>
                    </v:textbox>
                  </v:rect>
                  <v:shape id="Forma libre: forma 3" o:spid="_x0000_s1029" style="position:absolute;width:59436;height:254;visibility:visible;mso-wrap-style:square;v-text-anchor:middle" coordsize="59436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" path="m5943600,l,,,25311r5943600,l5943600,xe" fillcolor="black" stroked="f">
                    <v:path arrowok="t" o:extrusionok="f"/>
                  </v:shape>
                </v:group>
                <w10:anchorlock/>
              </v:group>
            </w:pict>
          </mc:Fallback>
        </mc:AlternateContent>
      </w:r>
    </w:p>
    <w:p w14:paraId="00000002" w14:textId="77777777" w:rsidR="002301CE" w:rsidRDefault="006F6F52">
      <w:pPr>
        <w:spacing w:before="279"/>
        <w:ind w:left="49" w:right="49"/>
        <w:jc w:val="center"/>
        <w:rPr>
          <w:sz w:val="34"/>
          <w:szCs w:val="34"/>
        </w:rPr>
      </w:pPr>
      <w:r>
        <w:rPr>
          <w:smallCaps/>
          <w:sz w:val="34"/>
          <w:szCs w:val="34"/>
        </w:rPr>
        <w:t>Designing Reliable Experiments with Generative</w:t>
      </w:r>
    </w:p>
    <w:p w14:paraId="00000003" w14:textId="77777777" w:rsidR="002301CE" w:rsidRDefault="006F6F52">
      <w:pPr>
        <w:spacing w:before="7"/>
        <w:ind w:left="49" w:right="60"/>
        <w:jc w:val="center"/>
        <w:rPr>
          <w:sz w:val="34"/>
          <w:szCs w:val="34"/>
        </w:rPr>
      </w:pPr>
      <w:r>
        <w:rPr>
          <w:smallCaps/>
          <w:sz w:val="34"/>
          <w:szCs w:val="34"/>
        </w:rPr>
        <w:t>Agent-Based Modeling: A Comprehensive Guide Using</w:t>
      </w:r>
    </w:p>
    <w:p w14:paraId="00000004" w14:textId="77777777" w:rsidR="002301CE" w:rsidRPr="00BF1330" w:rsidRDefault="006F6F52">
      <w:pPr>
        <w:spacing w:before="8"/>
        <w:ind w:left="49" w:right="49"/>
        <w:jc w:val="center"/>
        <w:rPr>
          <w:sz w:val="34"/>
          <w:szCs w:val="34"/>
          <w:lang w:val="es-ES"/>
        </w:rPr>
      </w:pPr>
      <w:r w:rsidRPr="00BF1330">
        <w:rPr>
          <w:smallCaps/>
          <w:sz w:val="34"/>
          <w:szCs w:val="34"/>
          <w:lang w:val="es-ES"/>
        </w:rPr>
        <w:t xml:space="preserve">Concordia </w:t>
      </w:r>
      <w:proofErr w:type="spellStart"/>
      <w:r w:rsidRPr="00BF1330">
        <w:rPr>
          <w:smallCaps/>
          <w:sz w:val="34"/>
          <w:szCs w:val="34"/>
          <w:lang w:val="es-ES"/>
        </w:rPr>
        <w:t>by</w:t>
      </w:r>
      <w:proofErr w:type="spellEnd"/>
      <w:r w:rsidRPr="00BF1330">
        <w:rPr>
          <w:smallCaps/>
          <w:sz w:val="34"/>
          <w:szCs w:val="34"/>
          <w:lang w:val="es-ES"/>
        </w:rPr>
        <w:t xml:space="preserve"> Google </w:t>
      </w:r>
      <w:proofErr w:type="spellStart"/>
      <w:r w:rsidRPr="00BF1330">
        <w:rPr>
          <w:smallCaps/>
          <w:sz w:val="34"/>
          <w:szCs w:val="34"/>
          <w:lang w:val="es-ES"/>
        </w:rPr>
        <w:t>DeepMind</w:t>
      </w:r>
      <w:proofErr w:type="spellEnd"/>
    </w:p>
    <w:p w14:paraId="00000005" w14:textId="77777777" w:rsidR="002301CE" w:rsidRPr="00BF1330" w:rsidRDefault="006F6F52">
      <w:pPr>
        <w:pBdr>
          <w:top w:val="nil"/>
          <w:left w:val="nil"/>
          <w:bottom w:val="nil"/>
          <w:right w:val="nil"/>
          <w:between w:val="nil"/>
        </w:pBdr>
        <w:spacing w:before="6"/>
        <w:rPr>
          <w:color w:val="000000"/>
          <w:sz w:val="18"/>
          <w:szCs w:val="18"/>
          <w:lang w:val="es-ES"/>
        </w:rPr>
      </w:pPr>
      <w:r>
        <w:rPr>
          <w:noProof/>
        </w:rPr>
        <mc:AlternateContent>
          <mc:Choice Requires="wpg">
            <w:drawing>
              <wp:anchor distT="0" distB="0" distL="0" distR="0" simplePos="0" relativeHeight="251658240" behindDoc="0" locked="0" layoutInCell="1" hidden="0" allowOverlap="1" wp14:anchorId="593A6CD7" wp14:editId="316E5969">
                <wp:simplePos x="0" y="0"/>
                <wp:positionH relativeFrom="column">
                  <wp:posOffset>76200</wp:posOffset>
                </wp:positionH>
                <wp:positionV relativeFrom="paragraph">
                  <wp:posOffset>139700</wp:posOffset>
                </wp:positionV>
                <wp:extent cx="5953125" cy="34925"/>
                <wp:effectExtent l="0" t="0" r="0" b="0"/>
                <wp:wrapTopAndBottom distT="0" distB="0"/>
                <wp:docPr id="39" name="Forma libre: forma 39"/>
                <wp:cNvGraphicFramePr/>
                <a:graphic xmlns:a="http://schemas.openxmlformats.org/drawingml/2006/main">
                  <a:graphicData uri="http://schemas.microsoft.com/office/word/2010/wordprocessingShape">
                    <wps:wsp>
                      <wps:cNvSpPr/>
                      <wps:spPr>
                        <a:xfrm>
                          <a:off x="2374200" y="3767300"/>
                          <a:ext cx="5943600" cy="25400"/>
                        </a:xfrm>
                        <a:custGeom>
                          <a:avLst/>
                          <a:gdLst/>
                          <a:ahLst/>
                          <a:cxnLst/>
                          <a:rect l="l" t="t" r="r" b="b"/>
                          <a:pathLst>
                            <a:path w="5943600" h="25400" extrusionOk="0">
                              <a:moveTo>
                                <a:pt x="5943600" y="0"/>
                              </a:moveTo>
                              <a:lnTo>
                                <a:pt x="0" y="0"/>
                              </a:lnTo>
                              <a:lnTo>
                                <a:pt x="0" y="25311"/>
                              </a:lnTo>
                              <a:lnTo>
                                <a:pt x="5943600" y="25311"/>
                              </a:lnTo>
                              <a:lnTo>
                                <a:pt x="594360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76200</wp:posOffset>
                </wp:positionH>
                <wp:positionV relativeFrom="paragraph">
                  <wp:posOffset>139700</wp:posOffset>
                </wp:positionV>
                <wp:extent cx="5953125" cy="34925"/>
                <wp:effectExtent b="0" l="0" r="0" t="0"/>
                <wp:wrapTopAndBottom distB="0" distT="0"/>
                <wp:docPr id="39"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5953125" cy="34925"/>
                        </a:xfrm>
                        <a:prstGeom prst="rect"/>
                        <a:ln/>
                      </pic:spPr>
                    </pic:pic>
                  </a:graphicData>
                </a:graphic>
              </wp:anchor>
            </w:drawing>
          </mc:Fallback>
        </mc:AlternateContent>
      </w:r>
    </w:p>
    <w:p w14:paraId="00000006" w14:textId="77777777" w:rsidR="002301CE" w:rsidRPr="00BF1330" w:rsidRDefault="002301CE">
      <w:pPr>
        <w:pBdr>
          <w:top w:val="nil"/>
          <w:left w:val="nil"/>
          <w:bottom w:val="nil"/>
          <w:right w:val="nil"/>
          <w:between w:val="nil"/>
        </w:pBdr>
        <w:rPr>
          <w:color w:val="000000"/>
          <w:sz w:val="20"/>
          <w:szCs w:val="20"/>
          <w:lang w:val="es-ES"/>
        </w:rPr>
      </w:pPr>
    </w:p>
    <w:p w14:paraId="00000007" w14:textId="77777777" w:rsidR="002301CE" w:rsidRPr="00BF1330" w:rsidRDefault="002301CE">
      <w:pPr>
        <w:pBdr>
          <w:top w:val="nil"/>
          <w:left w:val="nil"/>
          <w:bottom w:val="nil"/>
          <w:right w:val="nil"/>
          <w:between w:val="nil"/>
        </w:pBdr>
        <w:spacing w:before="214"/>
        <w:rPr>
          <w:color w:val="000000"/>
          <w:sz w:val="20"/>
          <w:szCs w:val="20"/>
          <w:lang w:val="es-ES"/>
        </w:rPr>
      </w:pPr>
    </w:p>
    <w:p w14:paraId="00000008" w14:textId="77777777" w:rsidR="002301CE" w:rsidRPr="00BF1330" w:rsidRDefault="006F6F52">
      <w:pPr>
        <w:pStyle w:val="Heading2"/>
        <w:spacing w:line="224" w:lineRule="auto"/>
        <w:ind w:left="60" w:right="11" w:firstLine="0"/>
        <w:jc w:val="center"/>
        <w:rPr>
          <w:lang w:val="es-ES"/>
        </w:rPr>
      </w:pPr>
      <w:r w:rsidRPr="00BF1330">
        <w:rPr>
          <w:lang w:val="es-ES"/>
        </w:rPr>
        <w:t xml:space="preserve">Alejandro Leonardo García Navarro, </w:t>
      </w:r>
      <w:proofErr w:type="spellStart"/>
      <w:r w:rsidRPr="00BF1330">
        <w:rPr>
          <w:lang w:val="es-ES"/>
        </w:rPr>
        <w:t>Nataliia</w:t>
      </w:r>
      <w:proofErr w:type="spellEnd"/>
      <w:r w:rsidRPr="00BF1330">
        <w:rPr>
          <w:lang w:val="es-ES"/>
        </w:rPr>
        <w:t xml:space="preserve"> </w:t>
      </w:r>
      <w:proofErr w:type="spellStart"/>
      <w:r w:rsidRPr="00BF1330">
        <w:rPr>
          <w:lang w:val="es-ES"/>
        </w:rPr>
        <w:t>Koneva</w:t>
      </w:r>
      <w:proofErr w:type="spellEnd"/>
      <w:r w:rsidRPr="00BF1330">
        <w:rPr>
          <w:lang w:val="es-ES"/>
        </w:rPr>
        <w:t>, Alfonso Sánchez-</w:t>
      </w:r>
      <w:proofErr w:type="spellStart"/>
      <w:r w:rsidRPr="00BF1330">
        <w:rPr>
          <w:lang w:val="es-ES"/>
        </w:rPr>
        <w:t>Macián</w:t>
      </w:r>
      <w:proofErr w:type="spellEnd"/>
      <w:r w:rsidRPr="00BF1330">
        <w:rPr>
          <w:lang w:val="es-ES"/>
        </w:rPr>
        <w:t>, José Alberto Hernández</w:t>
      </w:r>
    </w:p>
    <w:p w14:paraId="00000009" w14:textId="77777777" w:rsidR="002301CE" w:rsidRPr="00BF1330" w:rsidRDefault="006F6F52">
      <w:pPr>
        <w:pBdr>
          <w:top w:val="nil"/>
          <w:left w:val="nil"/>
          <w:bottom w:val="nil"/>
          <w:right w:val="nil"/>
          <w:between w:val="nil"/>
        </w:pBdr>
        <w:spacing w:before="4" w:line="228" w:lineRule="auto"/>
        <w:ind w:left="2766" w:right="2764"/>
        <w:jc w:val="center"/>
        <w:rPr>
          <w:color w:val="000000"/>
          <w:sz w:val="20"/>
          <w:szCs w:val="20"/>
          <w:lang w:val="es-ES"/>
        </w:rPr>
      </w:pPr>
      <w:r w:rsidRPr="00BF1330">
        <w:rPr>
          <w:color w:val="000000"/>
          <w:sz w:val="20"/>
          <w:szCs w:val="20"/>
          <w:lang w:val="es-ES"/>
        </w:rPr>
        <w:t xml:space="preserve">Departamento de Ingeniería Telemática Universidad Carlos III de Madrid, </w:t>
      </w:r>
      <w:proofErr w:type="spellStart"/>
      <w:r w:rsidRPr="00BF1330">
        <w:rPr>
          <w:color w:val="000000"/>
          <w:sz w:val="20"/>
          <w:szCs w:val="20"/>
          <w:lang w:val="es-ES"/>
        </w:rPr>
        <w:t>Spain</w:t>
      </w:r>
      <w:proofErr w:type="spellEnd"/>
    </w:p>
    <w:p w14:paraId="0000000A" w14:textId="77777777" w:rsidR="002301CE" w:rsidRPr="00BF1330" w:rsidRDefault="006F6F52">
      <w:pPr>
        <w:pBdr>
          <w:top w:val="nil"/>
          <w:left w:val="nil"/>
          <w:bottom w:val="nil"/>
          <w:right w:val="nil"/>
          <w:between w:val="nil"/>
        </w:pBdr>
        <w:spacing w:line="221" w:lineRule="auto"/>
        <w:ind w:left="49" w:right="49"/>
        <w:jc w:val="center"/>
        <w:rPr>
          <w:rFonts w:ascii="Georgia" w:eastAsia="Georgia" w:hAnsi="Georgia" w:cs="Georgia"/>
          <w:color w:val="000000"/>
          <w:sz w:val="20"/>
          <w:szCs w:val="20"/>
          <w:lang w:val="es-ES"/>
        </w:rPr>
      </w:pPr>
      <w:r w:rsidRPr="00BF1330">
        <w:rPr>
          <w:rFonts w:ascii="Georgia" w:eastAsia="Georgia" w:hAnsi="Georgia" w:cs="Georgia"/>
          <w:color w:val="000000"/>
          <w:sz w:val="20"/>
          <w:szCs w:val="20"/>
          <w:lang w:val="es-ES"/>
        </w:rPr>
        <w:t>{</w:t>
      </w:r>
      <w:proofErr w:type="spellStart"/>
      <w:proofErr w:type="gramStart"/>
      <w:r w:rsidRPr="00BF1330">
        <w:rPr>
          <w:rFonts w:ascii="Georgia" w:eastAsia="Georgia" w:hAnsi="Georgia" w:cs="Georgia"/>
          <w:color w:val="000000"/>
          <w:sz w:val="20"/>
          <w:szCs w:val="20"/>
          <w:lang w:val="es-ES"/>
        </w:rPr>
        <w:t>agnavarr,nkoneva</w:t>
      </w:r>
      <w:proofErr w:type="spellEnd"/>
      <w:r w:rsidRPr="00BF1330">
        <w:rPr>
          <w:rFonts w:ascii="Georgia" w:eastAsia="Georgia" w:hAnsi="Georgia" w:cs="Georgia"/>
          <w:color w:val="000000"/>
          <w:sz w:val="20"/>
          <w:szCs w:val="20"/>
          <w:lang w:val="es-ES"/>
        </w:rPr>
        <w:t>}@pa.uc3m.es</w:t>
      </w:r>
      <w:proofErr w:type="gramEnd"/>
      <w:r w:rsidRPr="00BF1330">
        <w:rPr>
          <w:rFonts w:ascii="Georgia" w:eastAsia="Georgia" w:hAnsi="Georgia" w:cs="Georgia"/>
          <w:color w:val="000000"/>
          <w:sz w:val="20"/>
          <w:szCs w:val="20"/>
          <w:lang w:val="es-ES"/>
        </w:rPr>
        <w:t>, {</w:t>
      </w:r>
      <w:proofErr w:type="spellStart"/>
      <w:r w:rsidRPr="00BF1330">
        <w:rPr>
          <w:rFonts w:ascii="Georgia" w:eastAsia="Georgia" w:hAnsi="Georgia" w:cs="Georgia"/>
          <w:color w:val="000000"/>
          <w:sz w:val="20"/>
          <w:szCs w:val="20"/>
          <w:lang w:val="es-ES"/>
        </w:rPr>
        <w:t>alfonsan,jahgutie</w:t>
      </w:r>
      <w:proofErr w:type="spellEnd"/>
      <w:r w:rsidRPr="00BF1330">
        <w:rPr>
          <w:rFonts w:ascii="Georgia" w:eastAsia="Georgia" w:hAnsi="Georgia" w:cs="Georgia"/>
          <w:color w:val="000000"/>
          <w:sz w:val="20"/>
          <w:szCs w:val="20"/>
          <w:lang w:val="es-ES"/>
        </w:rPr>
        <w:t>}@it.uc3m.es</w:t>
      </w:r>
    </w:p>
    <w:p w14:paraId="0000000B" w14:textId="77777777" w:rsidR="002301CE" w:rsidRPr="00BF1330" w:rsidRDefault="002301CE">
      <w:pPr>
        <w:pBdr>
          <w:top w:val="nil"/>
          <w:left w:val="nil"/>
          <w:bottom w:val="nil"/>
          <w:right w:val="nil"/>
          <w:between w:val="nil"/>
        </w:pBdr>
        <w:spacing w:before="105"/>
        <w:rPr>
          <w:rFonts w:ascii="Georgia" w:eastAsia="Georgia" w:hAnsi="Georgia" w:cs="Georgia"/>
          <w:color w:val="000000"/>
          <w:sz w:val="20"/>
          <w:szCs w:val="20"/>
          <w:lang w:val="es-ES"/>
        </w:rPr>
      </w:pPr>
    </w:p>
    <w:p w14:paraId="0000000C" w14:textId="77777777" w:rsidR="002301CE" w:rsidRPr="00BF1330" w:rsidRDefault="006F6F52">
      <w:pPr>
        <w:pStyle w:val="Heading2"/>
        <w:spacing w:before="1" w:line="224" w:lineRule="auto"/>
        <w:ind w:left="49" w:right="49" w:firstLine="0"/>
        <w:jc w:val="center"/>
        <w:rPr>
          <w:lang w:val="es-ES"/>
        </w:rPr>
      </w:pPr>
      <w:r w:rsidRPr="00BF1330">
        <w:rPr>
          <w:lang w:val="es-ES"/>
        </w:rPr>
        <w:t xml:space="preserve">Manuel </w:t>
      </w:r>
      <w:proofErr w:type="spellStart"/>
      <w:r w:rsidRPr="00BF1330">
        <w:rPr>
          <w:lang w:val="es-ES"/>
        </w:rPr>
        <w:t>Goyanes</w:t>
      </w:r>
      <w:proofErr w:type="spellEnd"/>
    </w:p>
    <w:p w14:paraId="0000000D" w14:textId="77777777" w:rsidR="002301CE" w:rsidRPr="00BF1330" w:rsidRDefault="006F6F52">
      <w:pPr>
        <w:pBdr>
          <w:top w:val="nil"/>
          <w:left w:val="nil"/>
          <w:bottom w:val="nil"/>
          <w:right w:val="nil"/>
          <w:between w:val="nil"/>
        </w:pBdr>
        <w:spacing w:before="1" w:line="230" w:lineRule="auto"/>
        <w:ind w:left="3213" w:right="3211" w:hanging="1"/>
        <w:jc w:val="center"/>
        <w:rPr>
          <w:rFonts w:ascii="Georgia" w:eastAsia="Georgia" w:hAnsi="Georgia" w:cs="Georgia"/>
          <w:color w:val="000000"/>
          <w:sz w:val="20"/>
          <w:szCs w:val="20"/>
          <w:lang w:val="es-ES"/>
        </w:rPr>
      </w:pPr>
      <w:r w:rsidRPr="00BF1330">
        <w:rPr>
          <w:color w:val="000000"/>
          <w:sz w:val="20"/>
          <w:szCs w:val="20"/>
          <w:lang w:val="es-ES"/>
        </w:rPr>
        <w:t xml:space="preserve">Departamento de Comunicación Universidad Carlos III de Madrid, </w:t>
      </w:r>
      <w:proofErr w:type="spellStart"/>
      <w:r w:rsidRPr="00BF1330">
        <w:rPr>
          <w:color w:val="000000"/>
          <w:sz w:val="20"/>
          <w:szCs w:val="20"/>
          <w:lang w:val="es-ES"/>
        </w:rPr>
        <w:t>Spain</w:t>
      </w:r>
      <w:proofErr w:type="spellEnd"/>
      <w:r w:rsidRPr="00BF1330">
        <w:rPr>
          <w:color w:val="000000"/>
          <w:sz w:val="20"/>
          <w:szCs w:val="20"/>
          <w:lang w:val="es-ES"/>
        </w:rPr>
        <w:t xml:space="preserve"> </w:t>
      </w:r>
      <w:r>
        <w:fldChar w:fldCharType="begin"/>
      </w:r>
      <w:r w:rsidRPr="002F31EC">
        <w:rPr>
          <w:lang w:val="es-ES"/>
          <w:rPrChange w:id="0" w:author="Alejandro Leonardo García Navarro" w:date="2024-10-08T18:56:00Z" w16du:dateUtc="2024-10-08T16:56:00Z">
            <w:rPr/>
          </w:rPrChange>
        </w:rPr>
        <w:instrText>HYPERLINK "mailto:manuel.goyanes@uc3m.es" \h</w:instrText>
      </w:r>
      <w:r>
        <w:fldChar w:fldCharType="separate"/>
      </w:r>
      <w:r w:rsidRPr="00BF1330">
        <w:rPr>
          <w:rFonts w:ascii="Georgia" w:eastAsia="Georgia" w:hAnsi="Georgia" w:cs="Georgia"/>
          <w:color w:val="000000"/>
          <w:sz w:val="20"/>
          <w:szCs w:val="20"/>
          <w:lang w:val="es-ES"/>
        </w:rPr>
        <w:t>manuel.goyanes@uc3m.es</w:t>
      </w:r>
      <w:r>
        <w:rPr>
          <w:rFonts w:ascii="Georgia" w:eastAsia="Georgia" w:hAnsi="Georgia" w:cs="Georgia"/>
          <w:color w:val="000000"/>
          <w:sz w:val="20"/>
          <w:szCs w:val="20"/>
          <w:lang w:val="es-ES"/>
        </w:rPr>
        <w:fldChar w:fldCharType="end"/>
      </w:r>
    </w:p>
    <w:p w14:paraId="0000000E" w14:textId="77777777" w:rsidR="002301CE" w:rsidRPr="00BF1330" w:rsidRDefault="002301CE">
      <w:pPr>
        <w:pBdr>
          <w:top w:val="nil"/>
          <w:left w:val="nil"/>
          <w:bottom w:val="nil"/>
          <w:right w:val="nil"/>
          <w:between w:val="nil"/>
        </w:pBdr>
        <w:rPr>
          <w:rFonts w:ascii="Georgia" w:eastAsia="Georgia" w:hAnsi="Georgia" w:cs="Georgia"/>
          <w:color w:val="000000"/>
          <w:sz w:val="20"/>
          <w:szCs w:val="20"/>
          <w:lang w:val="es-ES"/>
        </w:rPr>
      </w:pPr>
    </w:p>
    <w:p w14:paraId="0000000F" w14:textId="77777777" w:rsidR="002301CE" w:rsidRPr="00BF1330" w:rsidRDefault="002301CE">
      <w:pPr>
        <w:pBdr>
          <w:top w:val="nil"/>
          <w:left w:val="nil"/>
          <w:bottom w:val="nil"/>
          <w:right w:val="nil"/>
          <w:between w:val="nil"/>
        </w:pBdr>
        <w:rPr>
          <w:rFonts w:ascii="Georgia" w:eastAsia="Georgia" w:hAnsi="Georgia" w:cs="Georgia"/>
          <w:color w:val="000000"/>
          <w:sz w:val="20"/>
          <w:szCs w:val="20"/>
          <w:lang w:val="es-ES"/>
        </w:rPr>
      </w:pPr>
    </w:p>
    <w:p w14:paraId="00000010" w14:textId="77777777" w:rsidR="002301CE" w:rsidRPr="00BF1330" w:rsidRDefault="002301CE">
      <w:pPr>
        <w:pBdr>
          <w:top w:val="nil"/>
          <w:left w:val="nil"/>
          <w:bottom w:val="nil"/>
          <w:right w:val="nil"/>
          <w:between w:val="nil"/>
        </w:pBdr>
        <w:spacing w:before="88"/>
        <w:rPr>
          <w:rFonts w:ascii="Georgia" w:eastAsia="Georgia" w:hAnsi="Georgia" w:cs="Georgia"/>
          <w:color w:val="000000"/>
          <w:sz w:val="20"/>
          <w:szCs w:val="20"/>
          <w:lang w:val="es-ES"/>
        </w:rPr>
      </w:pPr>
    </w:p>
    <w:p w14:paraId="00000011" w14:textId="77777777" w:rsidR="002301CE" w:rsidRDefault="006F6F52">
      <w:pPr>
        <w:pStyle w:val="Heading1"/>
        <w:ind w:left="49" w:right="49" w:firstLine="0"/>
        <w:jc w:val="center"/>
      </w:pPr>
      <w:r>
        <w:rPr>
          <w:smallCaps/>
        </w:rPr>
        <w:t>Abstract</w:t>
      </w:r>
    </w:p>
    <w:p w14:paraId="00000012" w14:textId="7223D707" w:rsidR="002301CE" w:rsidRDefault="006F6F52">
      <w:pPr>
        <w:pBdr>
          <w:top w:val="nil"/>
          <w:left w:val="nil"/>
          <w:bottom w:val="nil"/>
          <w:right w:val="nil"/>
          <w:between w:val="nil"/>
        </w:pBdr>
        <w:spacing w:before="99" w:line="228" w:lineRule="auto"/>
        <w:ind w:left="850" w:right="830" w:firstLine="7"/>
        <w:jc w:val="both"/>
        <w:rPr>
          <w:color w:val="000000"/>
          <w:sz w:val="20"/>
          <w:szCs w:val="20"/>
        </w:rPr>
      </w:pPr>
      <w:r>
        <w:rPr>
          <w:color w:val="000000"/>
          <w:sz w:val="20"/>
          <w:szCs w:val="20"/>
        </w:rPr>
        <w:t xml:space="preserve">In </w:t>
      </w:r>
      <w:del w:id="1" w:author="GOYANES MARTINEZ, MANUEL" w:date="2024-10-07T17:53:00Z">
        <w:r w:rsidDel="00BF1330">
          <w:rPr>
            <w:color w:val="000000"/>
            <w:sz w:val="20"/>
            <w:szCs w:val="20"/>
          </w:rPr>
          <w:delText xml:space="preserve">the </w:delText>
        </w:r>
      </w:del>
      <w:r>
        <w:rPr>
          <w:color w:val="000000"/>
          <w:sz w:val="20"/>
          <w:szCs w:val="20"/>
        </w:rPr>
        <w:t>social sciences, researchers often face challenges when conducting large-scale experiments, particularly due to the complexity of the simulations, as well as the lack of technical expertise required to develop such framewor</w:t>
      </w:r>
      <w:commentRangeStart w:id="2"/>
      <w:r>
        <w:rPr>
          <w:color w:val="000000"/>
          <w:sz w:val="20"/>
          <w:szCs w:val="20"/>
        </w:rPr>
        <w:t>ks</w:t>
      </w:r>
      <w:commentRangeEnd w:id="2"/>
      <w:r w:rsidR="00BF1330">
        <w:rPr>
          <w:rStyle w:val="CommentReference"/>
        </w:rPr>
        <w:commentReference w:id="2"/>
      </w:r>
      <w:r>
        <w:rPr>
          <w:color w:val="000000"/>
          <w:sz w:val="20"/>
          <w:szCs w:val="20"/>
        </w:rPr>
        <w:t xml:space="preserve">. However, Generative Agent-Based Modeling (GABM) offers a solution by enabling researchers to create simulations where AI-driven agents can generate complex behaviors based on underlying rules and interactions. This paper introduces a framework for designing reliable experiments using GABM, making sophisticated simulation techniques more accessible to researchers across various fields. We provide a step-by-step guide for selecting appropriate tools, designing the ABM models, establishing experimentation protocols, and </w:t>
      </w:r>
      <w:commentRangeStart w:id="3"/>
      <w:r>
        <w:rPr>
          <w:color w:val="000000"/>
          <w:sz w:val="20"/>
          <w:szCs w:val="20"/>
        </w:rPr>
        <w:t>validating results.</w:t>
      </w:r>
      <w:commentRangeEnd w:id="3"/>
      <w:r w:rsidR="00BF1330">
        <w:rPr>
          <w:rStyle w:val="CommentReference"/>
        </w:rPr>
        <w:commentReference w:id="3"/>
      </w:r>
    </w:p>
    <w:p w14:paraId="00000013" w14:textId="77777777" w:rsidR="002301CE" w:rsidRDefault="002301CE">
      <w:pPr>
        <w:pBdr>
          <w:top w:val="nil"/>
          <w:left w:val="nil"/>
          <w:bottom w:val="nil"/>
          <w:right w:val="nil"/>
          <w:between w:val="nil"/>
        </w:pBdr>
        <w:spacing w:before="27"/>
        <w:rPr>
          <w:color w:val="000000"/>
          <w:sz w:val="20"/>
          <w:szCs w:val="20"/>
        </w:rPr>
      </w:pPr>
    </w:p>
    <w:p w14:paraId="00000014" w14:textId="77777777" w:rsidR="002301CE" w:rsidRDefault="006F6F52">
      <w:pPr>
        <w:pBdr>
          <w:top w:val="nil"/>
          <w:left w:val="nil"/>
          <w:bottom w:val="nil"/>
          <w:right w:val="nil"/>
          <w:between w:val="nil"/>
        </w:pBdr>
        <w:spacing w:line="224" w:lineRule="auto"/>
        <w:ind w:left="133"/>
        <w:jc w:val="both"/>
        <w:rPr>
          <w:rFonts w:ascii="Georgia" w:eastAsia="Georgia" w:hAnsi="Georgia" w:cs="Georgia"/>
          <w:i/>
          <w:color w:val="000000"/>
          <w:sz w:val="20"/>
          <w:szCs w:val="20"/>
        </w:rPr>
      </w:pPr>
      <w:r>
        <w:rPr>
          <w:b/>
          <w:i/>
          <w:color w:val="000000"/>
          <w:sz w:val="20"/>
          <w:szCs w:val="20"/>
        </w:rPr>
        <w:t>K</w:t>
      </w:r>
      <w:r>
        <w:rPr>
          <w:b/>
          <w:color w:val="000000"/>
          <w:sz w:val="20"/>
          <w:szCs w:val="20"/>
        </w:rPr>
        <w:t xml:space="preserve">eywords </w:t>
      </w:r>
      <w:r>
        <w:rPr>
          <w:color w:val="000000"/>
          <w:sz w:val="20"/>
          <w:szCs w:val="20"/>
        </w:rPr>
        <w:t xml:space="preserve">Generative ABM </w:t>
      </w:r>
      <w:r>
        <w:rPr>
          <w:rFonts w:ascii="Georgia" w:eastAsia="Georgia" w:hAnsi="Georgia" w:cs="Georgia"/>
          <w:i/>
          <w:color w:val="000000"/>
          <w:sz w:val="20"/>
          <w:szCs w:val="20"/>
        </w:rPr>
        <w:t xml:space="preserve">· </w:t>
      </w:r>
      <w:r>
        <w:rPr>
          <w:color w:val="000000"/>
          <w:sz w:val="20"/>
          <w:szCs w:val="20"/>
        </w:rPr>
        <w:t xml:space="preserve">Social Science Experiments </w:t>
      </w:r>
      <w:r>
        <w:rPr>
          <w:rFonts w:ascii="Georgia" w:eastAsia="Georgia" w:hAnsi="Georgia" w:cs="Georgia"/>
          <w:i/>
          <w:color w:val="000000"/>
          <w:sz w:val="20"/>
          <w:szCs w:val="20"/>
        </w:rPr>
        <w:t xml:space="preserve">· </w:t>
      </w:r>
      <w:r>
        <w:rPr>
          <w:color w:val="000000"/>
          <w:sz w:val="20"/>
          <w:szCs w:val="20"/>
        </w:rPr>
        <w:t xml:space="preserve">Computational Social Science </w:t>
      </w:r>
      <w:r>
        <w:rPr>
          <w:rFonts w:ascii="Georgia" w:eastAsia="Georgia" w:hAnsi="Georgia" w:cs="Georgia"/>
          <w:i/>
          <w:color w:val="000000"/>
          <w:sz w:val="20"/>
          <w:szCs w:val="20"/>
        </w:rPr>
        <w:t xml:space="preserve">· </w:t>
      </w:r>
      <w:r>
        <w:rPr>
          <w:color w:val="000000"/>
          <w:sz w:val="20"/>
          <w:szCs w:val="20"/>
        </w:rPr>
        <w:t xml:space="preserve">Artificial Intelligence </w:t>
      </w:r>
      <w:r>
        <w:rPr>
          <w:rFonts w:ascii="Georgia" w:eastAsia="Georgia" w:hAnsi="Georgia" w:cs="Georgia"/>
          <w:i/>
          <w:color w:val="000000"/>
          <w:sz w:val="20"/>
          <w:szCs w:val="20"/>
        </w:rPr>
        <w:t>·</w:t>
      </w:r>
    </w:p>
    <w:p w14:paraId="00000015" w14:textId="77777777" w:rsidR="002301CE" w:rsidRDefault="006F6F52">
      <w:pPr>
        <w:pBdr>
          <w:top w:val="nil"/>
          <w:left w:val="nil"/>
          <w:bottom w:val="nil"/>
          <w:right w:val="nil"/>
          <w:between w:val="nil"/>
        </w:pBdr>
        <w:spacing w:line="224" w:lineRule="auto"/>
        <w:ind w:left="140"/>
        <w:jc w:val="both"/>
        <w:rPr>
          <w:color w:val="000000"/>
          <w:sz w:val="20"/>
          <w:szCs w:val="20"/>
        </w:rPr>
      </w:pPr>
      <w:r>
        <w:rPr>
          <w:color w:val="000000"/>
          <w:sz w:val="20"/>
          <w:szCs w:val="20"/>
        </w:rPr>
        <w:t>Machine Learning</w:t>
      </w:r>
    </w:p>
    <w:p w14:paraId="00000016" w14:textId="77777777" w:rsidR="002301CE" w:rsidRDefault="002301CE">
      <w:pPr>
        <w:pBdr>
          <w:top w:val="nil"/>
          <w:left w:val="nil"/>
          <w:bottom w:val="nil"/>
          <w:right w:val="nil"/>
          <w:between w:val="nil"/>
        </w:pBdr>
        <w:spacing w:before="116"/>
        <w:rPr>
          <w:color w:val="000000"/>
          <w:sz w:val="20"/>
          <w:szCs w:val="20"/>
        </w:rPr>
      </w:pPr>
    </w:p>
    <w:p w14:paraId="00000017" w14:textId="77777777" w:rsidR="002301CE" w:rsidRDefault="006F6F52">
      <w:pPr>
        <w:pStyle w:val="Heading1"/>
        <w:numPr>
          <w:ilvl w:val="0"/>
          <w:numId w:val="3"/>
        </w:numPr>
        <w:tabs>
          <w:tab w:val="left" w:pos="498"/>
        </w:tabs>
        <w:ind w:hanging="358"/>
      </w:pPr>
      <w:bookmarkStart w:id="4" w:name="bookmark=id.gjdgxs" w:colFirst="0" w:colLast="0"/>
      <w:bookmarkEnd w:id="4"/>
      <w:r>
        <w:t>Introduction</w:t>
      </w:r>
    </w:p>
    <w:p w14:paraId="00000018" w14:textId="77777777" w:rsidR="002301CE" w:rsidRDefault="006F6F52">
      <w:pPr>
        <w:pBdr>
          <w:top w:val="nil"/>
          <w:left w:val="nil"/>
          <w:bottom w:val="nil"/>
          <w:right w:val="nil"/>
          <w:between w:val="nil"/>
        </w:pBdr>
        <w:spacing w:before="260" w:line="228" w:lineRule="auto"/>
        <w:ind w:left="140" w:right="137"/>
        <w:jc w:val="both"/>
        <w:rPr>
          <w:color w:val="000000"/>
          <w:sz w:val="20"/>
          <w:szCs w:val="20"/>
        </w:rPr>
      </w:pPr>
      <w:r>
        <w:rPr>
          <w:color w:val="000000"/>
          <w:sz w:val="20"/>
          <w:szCs w:val="20"/>
        </w:rPr>
        <w:t xml:space="preserve">In an era where artificial intelligence is reshaping countless fields, experts need to adapt to the changes posed by these technologies. More often than not, </w:t>
      </w:r>
      <w:commentRangeStart w:id="5"/>
      <w:r>
        <w:rPr>
          <w:color w:val="000000"/>
          <w:sz w:val="20"/>
          <w:szCs w:val="20"/>
        </w:rPr>
        <w:t xml:space="preserve">the most affected areas of study are the social sciences, since they rely heavily on the quality and authenticity of data to make meaningful conclusions </w:t>
      </w:r>
      <w:commentRangeEnd w:id="5"/>
      <w:r w:rsidR="00BF1330">
        <w:rPr>
          <w:rStyle w:val="CommentReference"/>
        </w:rPr>
        <w:commentReference w:id="5"/>
      </w:r>
      <w:hyperlink w:anchor="_heading=h.3j2qqm3">
        <w:r>
          <w:rPr>
            <w:color w:val="000000"/>
            <w:sz w:val="20"/>
            <w:szCs w:val="20"/>
          </w:rPr>
          <w:t>[1].</w:t>
        </w:r>
      </w:hyperlink>
    </w:p>
    <w:p w14:paraId="00000019" w14:textId="061E93AB" w:rsidR="002301CE" w:rsidRDefault="006F6F52">
      <w:pPr>
        <w:pBdr>
          <w:top w:val="nil"/>
          <w:left w:val="nil"/>
          <w:bottom w:val="nil"/>
          <w:right w:val="nil"/>
          <w:between w:val="nil"/>
        </w:pBdr>
        <w:spacing w:before="109" w:line="228" w:lineRule="auto"/>
        <w:ind w:left="140" w:right="104" w:hanging="6"/>
        <w:jc w:val="both"/>
        <w:rPr>
          <w:color w:val="000000"/>
          <w:sz w:val="20"/>
          <w:szCs w:val="20"/>
        </w:rPr>
      </w:pPr>
      <w:r>
        <w:rPr>
          <w:color w:val="000000"/>
          <w:sz w:val="20"/>
          <w:szCs w:val="20"/>
        </w:rPr>
        <w:t xml:space="preserve">There are many traditional ways of getting data, such as datasets and surveys, but this </w:t>
      </w:r>
      <w:del w:id="6" w:author="GOYANES MARTINEZ, MANUEL" w:date="2024-10-07T17:56:00Z">
        <w:r w:rsidDel="00BF1330">
          <w:rPr>
            <w:color w:val="000000"/>
            <w:sz w:val="20"/>
            <w:szCs w:val="20"/>
          </w:rPr>
          <w:delText xml:space="preserve">technology </w:delText>
        </w:r>
      </w:del>
      <w:ins w:id="7" w:author="GOYANES MARTINEZ, MANUEL" w:date="2024-10-07T17:56:00Z">
        <w:r w:rsidR="00BF1330">
          <w:rPr>
            <w:color w:val="000000"/>
            <w:sz w:val="20"/>
            <w:szCs w:val="20"/>
          </w:rPr>
          <w:t xml:space="preserve">artificial intelligence </w:t>
        </w:r>
      </w:ins>
      <w:r>
        <w:rPr>
          <w:color w:val="000000"/>
          <w:sz w:val="20"/>
          <w:szCs w:val="20"/>
        </w:rPr>
        <w:t>has led to innovative approaches, like using agent-based models (ABMs). In recent years, the use of agent-based modeling (ABM) has gained significant popularity across a variety of fields, from economics and social sciences to artificial intelligence and computational biology</w:t>
      </w:r>
      <w:ins w:id="8" w:author="GOYANES MARTINEZ, MANUEL" w:date="2024-10-07T17:56:00Z">
        <w:r w:rsidR="00BF1330">
          <w:rPr>
            <w:color w:val="000000"/>
            <w:sz w:val="20"/>
            <w:szCs w:val="20"/>
          </w:rPr>
          <w:t xml:space="preserve"> (INC</w:t>
        </w:r>
      </w:ins>
      <w:ins w:id="9" w:author="GOYANES MARTINEZ, MANUEL" w:date="2024-10-07T17:57:00Z">
        <w:r w:rsidR="00BF1330">
          <w:rPr>
            <w:color w:val="000000"/>
            <w:sz w:val="20"/>
            <w:szCs w:val="20"/>
          </w:rPr>
          <w:t>LUIR CITAS AQUÍ)</w:t>
        </w:r>
      </w:ins>
      <w:r>
        <w:rPr>
          <w:color w:val="000000"/>
          <w:sz w:val="20"/>
          <w:szCs w:val="20"/>
        </w:rPr>
        <w:t>. ABMs allow researchers to simulate complex situations by modeling the behaviors and interactions of individual agents within a given environment. These models provide a powerful way to understand emer</w:t>
      </w:r>
      <w:del w:id="10" w:author="GOYANES MARTINEZ, MANUEL" w:date="2024-10-07T17:57:00Z">
        <w:r w:rsidDel="00BF1330">
          <w:rPr>
            <w:color w:val="000000"/>
            <w:sz w:val="20"/>
            <w:szCs w:val="20"/>
          </w:rPr>
          <w:delText xml:space="preserve">- </w:delText>
        </w:r>
      </w:del>
      <w:r>
        <w:rPr>
          <w:color w:val="000000"/>
          <w:sz w:val="20"/>
          <w:szCs w:val="20"/>
        </w:rPr>
        <w:t>gent phenomena—such as market dynamics, social behaviors, or ecological systems—that arise from the independent actions and interactions of individual agents, each following its own set of rules</w:t>
      </w:r>
      <w:ins w:id="11" w:author="GOYANES MARTINEZ, MANUEL" w:date="2024-10-07T17:57:00Z">
        <w:r w:rsidR="00BF1330">
          <w:rPr>
            <w:color w:val="000000"/>
            <w:sz w:val="20"/>
            <w:szCs w:val="20"/>
          </w:rPr>
          <w:t xml:space="preserve"> (</w:t>
        </w:r>
        <w:proofErr w:type="spellStart"/>
        <w:r w:rsidR="00BF1330">
          <w:rPr>
            <w:color w:val="000000"/>
            <w:sz w:val="20"/>
            <w:szCs w:val="20"/>
          </w:rPr>
          <w:t>xxxx</w:t>
        </w:r>
        <w:proofErr w:type="spellEnd"/>
        <w:r w:rsidR="00BF1330">
          <w:rPr>
            <w:color w:val="000000"/>
            <w:sz w:val="20"/>
            <w:szCs w:val="20"/>
          </w:rPr>
          <w:t>)</w:t>
        </w:r>
      </w:ins>
      <w:r>
        <w:rPr>
          <w:color w:val="000000"/>
          <w:sz w:val="20"/>
          <w:szCs w:val="20"/>
        </w:rPr>
        <w:t>.</w:t>
      </w:r>
    </w:p>
    <w:p w14:paraId="0000001A" w14:textId="77777777" w:rsidR="002301CE" w:rsidRDefault="006F6F52">
      <w:pPr>
        <w:pBdr>
          <w:top w:val="nil"/>
          <w:left w:val="nil"/>
          <w:bottom w:val="nil"/>
          <w:right w:val="nil"/>
          <w:between w:val="nil"/>
        </w:pBdr>
        <w:spacing w:before="107" w:line="228" w:lineRule="auto"/>
        <w:ind w:left="140" w:right="103"/>
        <w:jc w:val="both"/>
        <w:rPr>
          <w:color w:val="000000"/>
          <w:sz w:val="20"/>
          <w:szCs w:val="20"/>
        </w:rPr>
      </w:pPr>
      <w:r>
        <w:rPr>
          <w:color w:val="000000"/>
          <w:sz w:val="20"/>
          <w:szCs w:val="20"/>
        </w:rPr>
        <w:t xml:space="preserve">In spite of their flexibility, these models face some limitations, particularly when dealing with complex environments. One of the main challenges is that the agents’ behaviors are programmed by the modeler based on assumptions or simplified rules. This rigid structure limits the ability to account for the full range of possible interactions that can emerge in real-world scenarios, failing to output results that closely resemble </w:t>
      </w:r>
      <w:commentRangeStart w:id="12"/>
      <w:r>
        <w:rPr>
          <w:color w:val="000000"/>
          <w:sz w:val="20"/>
          <w:szCs w:val="20"/>
        </w:rPr>
        <w:t>the reality.</w:t>
      </w:r>
      <w:commentRangeEnd w:id="12"/>
      <w:r w:rsidR="00BF1330">
        <w:rPr>
          <w:rStyle w:val="CommentReference"/>
        </w:rPr>
        <w:commentReference w:id="12"/>
      </w:r>
    </w:p>
    <w:p w14:paraId="0000001B" w14:textId="77777777" w:rsidR="002301CE" w:rsidRDefault="006F6F52">
      <w:pPr>
        <w:pBdr>
          <w:top w:val="nil"/>
          <w:left w:val="nil"/>
          <w:bottom w:val="nil"/>
          <w:right w:val="nil"/>
          <w:between w:val="nil"/>
        </w:pBdr>
        <w:spacing w:before="109" w:line="228" w:lineRule="auto"/>
        <w:ind w:left="140" w:right="137"/>
        <w:jc w:val="both"/>
        <w:rPr>
          <w:color w:val="000000"/>
          <w:sz w:val="20"/>
          <w:szCs w:val="20"/>
        </w:rPr>
        <w:sectPr w:rsidR="002301CE">
          <w:pgSz w:w="12240" w:h="15840"/>
          <w:pgMar w:top="1580" w:right="1300" w:bottom="280" w:left="1300" w:header="360" w:footer="360" w:gutter="0"/>
          <w:pgNumType w:start="1"/>
          <w:cols w:space="720"/>
        </w:sectPr>
      </w:pPr>
      <w:r>
        <w:rPr>
          <w:color w:val="000000"/>
          <w:sz w:val="20"/>
          <w:szCs w:val="20"/>
        </w:rPr>
        <w:t>However, it is in the intersection between generative modeling and agent-based modeling that we find a more complete approach: generative agent-based models (GABMs). Generative ABMs take this concept further by allowing the model</w:t>
      </w:r>
    </w:p>
    <w:p w14:paraId="0000001C" w14:textId="77777777" w:rsidR="002301CE" w:rsidRDefault="006F6F52">
      <w:pPr>
        <w:pBdr>
          <w:top w:val="nil"/>
          <w:left w:val="nil"/>
          <w:bottom w:val="nil"/>
          <w:right w:val="nil"/>
          <w:between w:val="nil"/>
        </w:pBdr>
        <w:spacing w:before="142" w:line="228" w:lineRule="auto"/>
        <w:ind w:left="132" w:right="103" w:firstLine="6"/>
        <w:jc w:val="both"/>
        <w:rPr>
          <w:color w:val="000000"/>
          <w:sz w:val="20"/>
          <w:szCs w:val="20"/>
        </w:rPr>
      </w:pPr>
      <w:r>
        <w:rPr>
          <w:color w:val="000000"/>
          <w:sz w:val="20"/>
          <w:szCs w:val="20"/>
        </w:rPr>
        <w:lastRenderedPageBreak/>
        <w:t xml:space="preserve">to generate and learn behaviors based on patterns in the data, rather than being rigidly defined by pre-programmed rules. Additionally, agents can have the reasoning skills of large language models (LLMs), enabling them to incorporate more human-like decision-making processes. This makes GABMs </w:t>
      </w:r>
      <w:proofErr w:type="gramStart"/>
      <w:r>
        <w:rPr>
          <w:color w:val="000000"/>
          <w:sz w:val="20"/>
          <w:szCs w:val="20"/>
        </w:rPr>
        <w:t>more complete and adaptable</w:t>
      </w:r>
      <w:proofErr w:type="gramEnd"/>
      <w:r>
        <w:rPr>
          <w:color w:val="000000"/>
          <w:sz w:val="20"/>
          <w:szCs w:val="20"/>
        </w:rPr>
        <w:t>, as they can simulate not only interactions but also the complex thought processes and strategies that may emerge in day-to-day situations.</w:t>
      </w:r>
    </w:p>
    <w:p w14:paraId="0000001D" w14:textId="77777777" w:rsidR="002301CE" w:rsidRDefault="006F6F52">
      <w:pPr>
        <w:pBdr>
          <w:top w:val="nil"/>
          <w:left w:val="nil"/>
          <w:bottom w:val="nil"/>
          <w:right w:val="nil"/>
          <w:between w:val="nil"/>
        </w:pBdr>
        <w:spacing w:before="108" w:line="228" w:lineRule="auto"/>
        <w:ind w:left="140" w:right="113" w:hanging="6"/>
        <w:jc w:val="both"/>
        <w:rPr>
          <w:color w:val="000000"/>
          <w:sz w:val="20"/>
          <w:szCs w:val="20"/>
        </w:rPr>
      </w:pPr>
      <w:r>
        <w:rPr>
          <w:color w:val="000000"/>
          <w:sz w:val="20"/>
          <w:szCs w:val="20"/>
        </w:rPr>
        <w:t>There are already many platforms designed for agent-based modeling, but Concordia, developed by Google DeepMind, stands out for its approach to GABMs [</w:t>
      </w:r>
      <w:hyperlink w:anchor="_heading=h.1y810tw">
        <w:r>
          <w:rPr>
            <w:color w:val="000000"/>
            <w:sz w:val="20"/>
            <w:szCs w:val="20"/>
          </w:rPr>
          <w:t>2</w:t>
        </w:r>
      </w:hyperlink>
      <w:r>
        <w:rPr>
          <w:color w:val="000000"/>
          <w:sz w:val="20"/>
          <w:szCs w:val="20"/>
        </w:rPr>
        <w:t>]. It is a platform that integrates artificial intelligence techniques to support the design, execution, and analysis of simulations. Thanks to its scalability and computational efficiency, users can model large-scale simulations.</w:t>
      </w:r>
    </w:p>
    <w:p w14:paraId="0000001E" w14:textId="77777777" w:rsidR="002301CE" w:rsidRDefault="006F6F52">
      <w:pPr>
        <w:pBdr>
          <w:top w:val="nil"/>
          <w:left w:val="nil"/>
          <w:bottom w:val="nil"/>
          <w:right w:val="nil"/>
          <w:between w:val="nil"/>
        </w:pBdr>
        <w:spacing w:before="109" w:line="228" w:lineRule="auto"/>
        <w:ind w:left="140" w:right="103"/>
        <w:jc w:val="both"/>
        <w:rPr>
          <w:color w:val="000000"/>
          <w:sz w:val="20"/>
          <w:szCs w:val="20"/>
        </w:rPr>
      </w:pPr>
      <w:r>
        <w:rPr>
          <w:color w:val="000000"/>
          <w:sz w:val="20"/>
          <w:szCs w:val="20"/>
        </w:rPr>
        <w:t>Nonetheless, it is of high vitality to consider that, when designing experiments, ensuring reliability and accuracy is key. Poorly designed simulations not only risk producing misleading or unrealistic results but also interferes with the ability to draw valid conclusions from the data.</w:t>
      </w:r>
    </w:p>
    <w:p w14:paraId="0000001F" w14:textId="2BDA0DD4" w:rsidR="002301CE" w:rsidRPr="002F31EC" w:rsidRDefault="006F6F52">
      <w:pPr>
        <w:pBdr>
          <w:top w:val="nil"/>
          <w:left w:val="nil"/>
          <w:bottom w:val="nil"/>
          <w:right w:val="nil"/>
          <w:between w:val="nil"/>
        </w:pBdr>
        <w:spacing w:before="108" w:line="228" w:lineRule="auto"/>
        <w:ind w:left="130" w:right="103" w:firstLine="3"/>
        <w:jc w:val="both"/>
        <w:rPr>
          <w:color w:val="000000"/>
          <w:sz w:val="18"/>
          <w:szCs w:val="18"/>
          <w:rPrChange w:id="13" w:author="Alejandro Leonardo García Navarro" w:date="2024-10-08T19:01:00Z" w16du:dateUtc="2024-10-08T17:01:00Z">
            <w:rPr>
              <w:color w:val="000000"/>
              <w:sz w:val="20"/>
              <w:szCs w:val="20"/>
            </w:rPr>
          </w:rPrChange>
        </w:rPr>
      </w:pPr>
      <w:r>
        <w:rPr>
          <w:color w:val="000000"/>
          <w:sz w:val="20"/>
          <w:szCs w:val="20"/>
        </w:rPr>
        <w:t xml:space="preserve">This guide aims to bridge that gap, offering best practices for researchers who wish to use Concordia to conduct accurate and reproducible simulations. With this paper, we want to make these simulation techniques more accessible to a broader audience, including those who may not have extensive technical expertise in developing agent-based models. We provide a step-by-step framework for designing reliable experiments, covering critical aspects such as selecting the right tools, designing robust GABM models, establishing experimentation protocols, and validating </w:t>
      </w:r>
      <w:commentRangeStart w:id="14"/>
      <w:r>
        <w:rPr>
          <w:color w:val="000000"/>
          <w:sz w:val="20"/>
          <w:szCs w:val="20"/>
        </w:rPr>
        <w:t>simulation outcomes</w:t>
      </w:r>
      <w:commentRangeEnd w:id="14"/>
      <w:r w:rsidR="00BF1330">
        <w:rPr>
          <w:rStyle w:val="CommentReference"/>
        </w:rPr>
        <w:commentReference w:id="14"/>
      </w:r>
      <w:r>
        <w:rPr>
          <w:color w:val="000000"/>
          <w:sz w:val="20"/>
          <w:szCs w:val="20"/>
        </w:rPr>
        <w:t>.</w:t>
      </w:r>
    </w:p>
    <w:p w14:paraId="00000020" w14:textId="77777777" w:rsidR="002301CE" w:rsidRDefault="006F6F52">
      <w:pPr>
        <w:pBdr>
          <w:top w:val="nil"/>
          <w:left w:val="nil"/>
          <w:bottom w:val="nil"/>
          <w:right w:val="nil"/>
          <w:between w:val="nil"/>
        </w:pBdr>
        <w:spacing w:before="108" w:line="228" w:lineRule="auto"/>
        <w:ind w:left="133" w:right="103"/>
        <w:jc w:val="both"/>
        <w:rPr>
          <w:color w:val="000000"/>
          <w:sz w:val="20"/>
          <w:szCs w:val="20"/>
        </w:rPr>
      </w:pPr>
      <w:r>
        <w:rPr>
          <w:color w:val="000000"/>
          <w:sz w:val="20"/>
          <w:szCs w:val="20"/>
        </w:rPr>
        <w:t xml:space="preserve">The remainder of the paper is organized as follows: Section </w:t>
      </w:r>
      <w:hyperlink w:anchor="_heading=h.1fob9te">
        <w:r>
          <w:rPr>
            <w:color w:val="000000"/>
            <w:sz w:val="20"/>
            <w:szCs w:val="20"/>
          </w:rPr>
          <w:t>2</w:t>
        </w:r>
      </w:hyperlink>
      <w:r>
        <w:rPr>
          <w:color w:val="000000"/>
          <w:sz w:val="20"/>
          <w:szCs w:val="20"/>
        </w:rPr>
        <w:t xml:space="preserve"> establishes the theoretical foundation for our proposed approach, explaining key concepts such as Generative Agent-Based Modeling (GABM), its role in experimentation, and the integration of AI tools within the framework. Next, Section </w:t>
      </w:r>
      <w:hyperlink w:anchor="_heading=h.17dp8vu">
        <w:r>
          <w:rPr>
            <w:color w:val="000000"/>
            <w:sz w:val="20"/>
            <w:szCs w:val="20"/>
          </w:rPr>
          <w:t>3</w:t>
        </w:r>
      </w:hyperlink>
      <w:r>
        <w:rPr>
          <w:color w:val="000000"/>
          <w:sz w:val="20"/>
          <w:szCs w:val="20"/>
        </w:rPr>
        <w:t xml:space="preserve"> provides a practical guide on implementing the framework, outlining steps such as tool selection, agent design, experimentation protocols, and validation techniques. Therefore, this knowledge is used in Section </w:t>
      </w:r>
      <w:hyperlink w:anchor="_heading=h.44sinio">
        <w:r>
          <w:rPr>
            <w:color w:val="000000"/>
            <w:sz w:val="20"/>
            <w:szCs w:val="20"/>
          </w:rPr>
          <w:t>4,</w:t>
        </w:r>
      </w:hyperlink>
      <w:r>
        <w:rPr>
          <w:color w:val="000000"/>
          <w:sz w:val="20"/>
          <w:szCs w:val="20"/>
        </w:rPr>
        <w:t xml:space="preserve"> in which a case study showcases the implementation process, results, and an analysis of the framework’s effectiveness and reliability. Finally, Section </w:t>
      </w:r>
      <w:hyperlink w:anchor="_heading=h.z337ya">
        <w:r>
          <w:rPr>
            <w:color w:val="000000"/>
            <w:sz w:val="20"/>
            <w:szCs w:val="20"/>
          </w:rPr>
          <w:t>5</w:t>
        </w:r>
      </w:hyperlink>
      <w:r>
        <w:rPr>
          <w:color w:val="000000"/>
          <w:sz w:val="20"/>
          <w:szCs w:val="20"/>
        </w:rPr>
        <w:t xml:space="preserve"> concludes this study with a summary of its main findings, conclusions, and future work.</w:t>
      </w:r>
    </w:p>
    <w:p w14:paraId="00000021" w14:textId="77777777" w:rsidR="002301CE" w:rsidRDefault="002301CE">
      <w:pPr>
        <w:pBdr>
          <w:top w:val="nil"/>
          <w:left w:val="nil"/>
          <w:bottom w:val="nil"/>
          <w:right w:val="nil"/>
          <w:between w:val="nil"/>
        </w:pBdr>
        <w:spacing w:before="126"/>
        <w:rPr>
          <w:color w:val="000000"/>
          <w:sz w:val="20"/>
          <w:szCs w:val="20"/>
        </w:rPr>
      </w:pPr>
    </w:p>
    <w:p w14:paraId="00000022" w14:textId="77777777" w:rsidR="002301CE" w:rsidRDefault="006F6F52">
      <w:pPr>
        <w:pStyle w:val="Heading1"/>
        <w:numPr>
          <w:ilvl w:val="0"/>
          <w:numId w:val="3"/>
        </w:numPr>
        <w:tabs>
          <w:tab w:val="left" w:pos="498"/>
        </w:tabs>
        <w:ind w:hanging="358"/>
      </w:pPr>
      <w:bookmarkStart w:id="15" w:name="bookmark=id.30j0zll" w:colFirst="0" w:colLast="0"/>
      <w:bookmarkStart w:id="16" w:name="_heading=h.1fob9te" w:colFirst="0" w:colLast="0"/>
      <w:bookmarkEnd w:id="15"/>
      <w:bookmarkEnd w:id="16"/>
      <w:r>
        <w:t>Conceptual Framework</w:t>
      </w:r>
    </w:p>
    <w:p w14:paraId="00000023" w14:textId="77777777" w:rsidR="002301CE" w:rsidRDefault="006F6F52">
      <w:pPr>
        <w:pBdr>
          <w:top w:val="nil"/>
          <w:left w:val="nil"/>
          <w:bottom w:val="nil"/>
          <w:right w:val="nil"/>
          <w:between w:val="nil"/>
        </w:pBdr>
        <w:spacing w:before="266" w:line="228" w:lineRule="auto"/>
        <w:ind w:left="140" w:right="138" w:hanging="6"/>
        <w:jc w:val="both"/>
        <w:rPr>
          <w:color w:val="000000"/>
          <w:sz w:val="20"/>
          <w:szCs w:val="20"/>
        </w:rPr>
      </w:pPr>
      <w:r>
        <w:rPr>
          <w:color w:val="000000"/>
          <w:sz w:val="20"/>
          <w:szCs w:val="20"/>
        </w:rPr>
        <w:t>This section establishes the theoretical foundation and structure of the approach we propose for conducting reliable experiments using GABMs. To better understand how this technology fits into experimental research, we will first define the core concepts behind agent-based modeling and generative models, followed by a discussion on the framework we propose for GABM-based experimentation.</w:t>
      </w:r>
    </w:p>
    <w:p w14:paraId="00000024" w14:textId="77777777" w:rsidR="002301CE" w:rsidRDefault="002301CE">
      <w:pPr>
        <w:pBdr>
          <w:top w:val="nil"/>
          <w:left w:val="nil"/>
          <w:bottom w:val="nil"/>
          <w:right w:val="nil"/>
          <w:between w:val="nil"/>
        </w:pBdr>
        <w:spacing w:before="85"/>
        <w:rPr>
          <w:color w:val="000000"/>
          <w:sz w:val="20"/>
          <w:szCs w:val="20"/>
        </w:rPr>
      </w:pPr>
    </w:p>
    <w:p w14:paraId="00000025" w14:textId="77777777" w:rsidR="002301CE" w:rsidRDefault="006F6F52">
      <w:pPr>
        <w:pStyle w:val="Heading2"/>
        <w:numPr>
          <w:ilvl w:val="1"/>
          <w:numId w:val="3"/>
        </w:numPr>
        <w:tabs>
          <w:tab w:val="left" w:pos="588"/>
        </w:tabs>
        <w:ind w:hanging="448"/>
      </w:pPr>
      <w:bookmarkStart w:id="17" w:name="bookmark=id.3znysh7" w:colFirst="0" w:colLast="0"/>
      <w:bookmarkEnd w:id="17"/>
      <w:r>
        <w:t>What is Agent-Based Modeling?</w:t>
      </w:r>
    </w:p>
    <w:p w14:paraId="00000026" w14:textId="77777777" w:rsidR="002301CE" w:rsidRDefault="006F6F52">
      <w:pPr>
        <w:pBdr>
          <w:top w:val="nil"/>
          <w:left w:val="nil"/>
          <w:bottom w:val="nil"/>
          <w:right w:val="nil"/>
          <w:between w:val="nil"/>
        </w:pBdr>
        <w:spacing w:before="200" w:line="228" w:lineRule="auto"/>
        <w:ind w:left="140" w:right="133" w:hanging="8"/>
        <w:jc w:val="both"/>
        <w:rPr>
          <w:color w:val="000000"/>
          <w:sz w:val="20"/>
          <w:szCs w:val="20"/>
        </w:rPr>
      </w:pPr>
      <w:r>
        <w:rPr>
          <w:color w:val="000000"/>
          <w:sz w:val="20"/>
          <w:szCs w:val="20"/>
        </w:rPr>
        <w:t xml:space="preserve">At its core, as previously mentioned, Agent-Based Modeling (ABM) tries to understand the </w:t>
      </w:r>
      <w:proofErr w:type="spellStart"/>
      <w:r>
        <w:rPr>
          <w:color w:val="000000"/>
          <w:sz w:val="20"/>
          <w:szCs w:val="20"/>
        </w:rPr>
        <w:t>behaviour</w:t>
      </w:r>
      <w:proofErr w:type="spellEnd"/>
      <w:r>
        <w:rPr>
          <w:color w:val="000000"/>
          <w:sz w:val="20"/>
          <w:szCs w:val="20"/>
        </w:rPr>
        <w:t xml:space="preserve"> of complex systems by placing agents in an environment and studying the outcomes of the interactions between the agents and the environment [</w:t>
      </w:r>
      <w:hyperlink w:anchor="_heading=h.4i7ojhp">
        <w:r>
          <w:rPr>
            <w:color w:val="000000"/>
            <w:sz w:val="20"/>
            <w:szCs w:val="20"/>
          </w:rPr>
          <w:t>3</w:t>
        </w:r>
      </w:hyperlink>
      <w:r>
        <w:rPr>
          <w:color w:val="000000"/>
          <w:sz w:val="20"/>
          <w:szCs w:val="20"/>
        </w:rPr>
        <w:t>]. These so-called agents are rule-based entities, meaning their behaviors are predetermined by a set of static rules defined by the person carrying out the experiment. Its use is often limited by its rigidity, since it may fail to capture real-world behavior. This can result in models that are deterministic or, in other words, unable to adapt to or exhibit more human-like, context-driven decision-making.</w:t>
      </w:r>
    </w:p>
    <w:p w14:paraId="00000027" w14:textId="77777777" w:rsidR="002301CE" w:rsidRDefault="006F6F52">
      <w:pPr>
        <w:pBdr>
          <w:top w:val="nil"/>
          <w:left w:val="nil"/>
          <w:bottom w:val="nil"/>
          <w:right w:val="nil"/>
          <w:between w:val="nil"/>
        </w:pBdr>
        <w:spacing w:before="108" w:line="228" w:lineRule="auto"/>
        <w:ind w:left="140" w:right="134"/>
        <w:jc w:val="both"/>
        <w:rPr>
          <w:color w:val="000000"/>
          <w:sz w:val="20"/>
          <w:szCs w:val="20"/>
        </w:rPr>
      </w:pPr>
      <w:r>
        <w:rPr>
          <w:color w:val="000000"/>
          <w:sz w:val="20"/>
          <w:szCs w:val="20"/>
        </w:rPr>
        <w:t>However, more mundane results can be obtained by taking a step further. This type of modeling could incorporate generative models, ultimately allowing its agents to produce more complex behaviors, evolve, learn from their environments, and generate outcomes that reflect more realistic social dynamics.</w:t>
      </w:r>
    </w:p>
    <w:p w14:paraId="00000028" w14:textId="77777777" w:rsidR="002301CE" w:rsidRDefault="002301CE">
      <w:pPr>
        <w:pBdr>
          <w:top w:val="nil"/>
          <w:left w:val="nil"/>
          <w:bottom w:val="nil"/>
          <w:right w:val="nil"/>
          <w:between w:val="nil"/>
        </w:pBdr>
        <w:spacing w:before="86"/>
        <w:rPr>
          <w:color w:val="000000"/>
          <w:sz w:val="20"/>
          <w:szCs w:val="20"/>
        </w:rPr>
      </w:pPr>
    </w:p>
    <w:p w14:paraId="00000029" w14:textId="77777777" w:rsidR="002301CE" w:rsidRDefault="006F6F52">
      <w:pPr>
        <w:pStyle w:val="Heading2"/>
        <w:numPr>
          <w:ilvl w:val="1"/>
          <w:numId w:val="3"/>
        </w:numPr>
        <w:tabs>
          <w:tab w:val="left" w:pos="588"/>
        </w:tabs>
        <w:ind w:hanging="448"/>
      </w:pPr>
      <w:bookmarkStart w:id="18" w:name="bookmark=id.2et92p0" w:colFirst="0" w:colLast="0"/>
      <w:bookmarkEnd w:id="18"/>
      <w:r>
        <w:t>What is Generative Agent-Based Modeling?</w:t>
      </w:r>
    </w:p>
    <w:p w14:paraId="0000002A" w14:textId="77777777" w:rsidR="002301CE" w:rsidRDefault="006F6F52">
      <w:pPr>
        <w:pBdr>
          <w:top w:val="nil"/>
          <w:left w:val="nil"/>
          <w:bottom w:val="nil"/>
          <w:right w:val="nil"/>
          <w:between w:val="nil"/>
        </w:pBdr>
        <w:spacing w:before="200" w:line="228" w:lineRule="auto"/>
        <w:ind w:left="140" w:right="137"/>
        <w:jc w:val="both"/>
        <w:rPr>
          <w:color w:val="000000"/>
          <w:sz w:val="20"/>
          <w:szCs w:val="20"/>
        </w:rPr>
      </w:pPr>
      <w:r>
        <w:rPr>
          <w:color w:val="000000"/>
          <w:sz w:val="20"/>
          <w:szCs w:val="20"/>
        </w:rPr>
        <w:t>Generative models are designed to create new data samples that mimic the patterns of existing data [</w:t>
      </w:r>
      <w:hyperlink w:anchor="_heading=h.4i7ojhp">
        <w:r>
          <w:rPr>
            <w:color w:val="000000"/>
            <w:sz w:val="20"/>
            <w:szCs w:val="20"/>
          </w:rPr>
          <w:t>4</w:t>
        </w:r>
      </w:hyperlink>
      <w:r>
        <w:rPr>
          <w:color w:val="000000"/>
          <w:sz w:val="20"/>
          <w:szCs w:val="20"/>
        </w:rPr>
        <w:t>]. These have the ability to learn the underlying distribution of a dataset and use this knowledge to generate new, synthetic instances.</w:t>
      </w:r>
    </w:p>
    <w:p w14:paraId="0000002B" w14:textId="77777777" w:rsidR="002301CE" w:rsidRDefault="006F6F52">
      <w:pPr>
        <w:pBdr>
          <w:top w:val="nil"/>
          <w:left w:val="nil"/>
          <w:bottom w:val="nil"/>
          <w:right w:val="nil"/>
          <w:between w:val="nil"/>
        </w:pBdr>
        <w:spacing w:before="109" w:line="228" w:lineRule="auto"/>
        <w:ind w:left="140" w:right="137"/>
        <w:jc w:val="both"/>
        <w:rPr>
          <w:color w:val="000000"/>
          <w:sz w:val="20"/>
          <w:szCs w:val="20"/>
        </w:rPr>
      </w:pPr>
      <w:r>
        <w:rPr>
          <w:color w:val="000000"/>
          <w:sz w:val="20"/>
          <w:szCs w:val="20"/>
        </w:rPr>
        <w:t xml:space="preserve">If not familiarized with this technology, </w:t>
      </w:r>
      <w:commentRangeStart w:id="19"/>
      <w:r>
        <w:rPr>
          <w:color w:val="000000"/>
          <w:sz w:val="20"/>
          <w:szCs w:val="20"/>
        </w:rPr>
        <w:t>it might not ring any bells</w:t>
      </w:r>
      <w:commentRangeEnd w:id="19"/>
      <w:r w:rsidR="00BF1330">
        <w:rPr>
          <w:rStyle w:val="CommentReference"/>
        </w:rPr>
        <w:commentReference w:id="19"/>
      </w:r>
      <w:r>
        <w:rPr>
          <w:color w:val="000000"/>
          <w:sz w:val="20"/>
          <w:szCs w:val="20"/>
        </w:rPr>
        <w:t xml:space="preserve">, but in the realm of language, generative models have had a </w:t>
      </w:r>
      <w:commentRangeStart w:id="20"/>
      <w:r>
        <w:rPr>
          <w:color w:val="000000"/>
          <w:sz w:val="20"/>
          <w:szCs w:val="20"/>
        </w:rPr>
        <w:t xml:space="preserve">transformative </w:t>
      </w:r>
      <w:commentRangeEnd w:id="20"/>
      <w:r w:rsidR="00BF1330">
        <w:rPr>
          <w:rStyle w:val="CommentReference"/>
        </w:rPr>
        <w:commentReference w:id="20"/>
      </w:r>
      <w:r>
        <w:rPr>
          <w:color w:val="000000"/>
          <w:sz w:val="20"/>
          <w:szCs w:val="20"/>
        </w:rPr>
        <w:t>impact, especially through models like GPT (Generative Pretrained Transformers). GPTs have gained significant fame in recent years for allowing us to have a conversation with what looks like a human.</w:t>
      </w:r>
    </w:p>
    <w:p w14:paraId="0000002C" w14:textId="77777777" w:rsidR="002301CE" w:rsidRDefault="006F6F52">
      <w:pPr>
        <w:pBdr>
          <w:top w:val="nil"/>
          <w:left w:val="nil"/>
          <w:bottom w:val="nil"/>
          <w:right w:val="nil"/>
          <w:between w:val="nil"/>
        </w:pBdr>
        <w:spacing w:before="109" w:line="228" w:lineRule="auto"/>
        <w:ind w:left="132" w:right="137" w:hanging="3"/>
        <w:jc w:val="both"/>
        <w:rPr>
          <w:color w:val="000000"/>
          <w:sz w:val="20"/>
          <w:szCs w:val="20"/>
        </w:rPr>
        <w:sectPr w:rsidR="002301CE">
          <w:headerReference w:type="default" r:id="rId14"/>
          <w:footerReference w:type="default" r:id="rId15"/>
          <w:pgSz w:w="12240" w:h="15840"/>
          <w:pgMar w:top="1300" w:right="1300" w:bottom="1020" w:left="1300" w:header="614" w:footer="826" w:gutter="0"/>
          <w:pgNumType w:start="2"/>
          <w:cols w:space="720"/>
        </w:sectPr>
      </w:pPr>
      <w:r>
        <w:rPr>
          <w:color w:val="000000"/>
          <w:sz w:val="20"/>
          <w:szCs w:val="20"/>
        </w:rPr>
        <w:t>When integrated into ABM, generative models like these elevate the capabilities of agents, leading to Generative Agent-Based Modeling (GABM), where agents can indeed enhance more robust and unpredictable simulations, making this a powerful tool for studying complex phenomena.</w:t>
      </w:r>
    </w:p>
    <w:p w14:paraId="0000002D" w14:textId="77777777" w:rsidR="002301CE" w:rsidRDefault="006F6F52">
      <w:pPr>
        <w:pStyle w:val="Heading2"/>
        <w:numPr>
          <w:ilvl w:val="1"/>
          <w:numId w:val="3"/>
        </w:numPr>
        <w:tabs>
          <w:tab w:val="left" w:pos="588"/>
        </w:tabs>
        <w:spacing w:before="133"/>
        <w:ind w:hanging="448"/>
      </w:pPr>
      <w:bookmarkStart w:id="21" w:name="bookmark=id.tyjcwt" w:colFirst="0" w:colLast="0"/>
      <w:bookmarkEnd w:id="21"/>
      <w:r>
        <w:lastRenderedPageBreak/>
        <w:t>The Role of GABMs in Experimentation</w:t>
      </w:r>
    </w:p>
    <w:p w14:paraId="0000002E" w14:textId="77777777" w:rsidR="002301CE" w:rsidRDefault="006F6F52">
      <w:pPr>
        <w:pBdr>
          <w:top w:val="nil"/>
          <w:left w:val="nil"/>
          <w:bottom w:val="nil"/>
          <w:right w:val="nil"/>
          <w:between w:val="nil"/>
        </w:pBdr>
        <w:spacing w:before="198" w:line="228" w:lineRule="auto"/>
        <w:ind w:left="140" w:right="137" w:hanging="6"/>
        <w:jc w:val="both"/>
        <w:rPr>
          <w:color w:val="000000"/>
          <w:sz w:val="20"/>
          <w:szCs w:val="20"/>
        </w:rPr>
      </w:pPr>
      <w:r>
        <w:rPr>
          <w:color w:val="000000"/>
          <w:sz w:val="20"/>
          <w:szCs w:val="20"/>
        </w:rPr>
        <w:t>The use of this modeling in experimentation opens up a new boundary for social scientists and researchers. These models allow them to conduct simulations that imitate real scenarios with a high degree of complexity, offering opportunities to explore human behavior, societal interactions, and decision-making processes in ways that traditional methodologies struggle to achieve.</w:t>
      </w:r>
    </w:p>
    <w:p w14:paraId="0000002F" w14:textId="77777777" w:rsidR="002301CE" w:rsidRDefault="006F6F52">
      <w:pPr>
        <w:pBdr>
          <w:top w:val="nil"/>
          <w:left w:val="nil"/>
          <w:bottom w:val="nil"/>
          <w:right w:val="nil"/>
          <w:between w:val="nil"/>
        </w:pBdr>
        <w:spacing w:before="109" w:line="228" w:lineRule="auto"/>
        <w:ind w:left="140" w:right="110"/>
        <w:jc w:val="both"/>
        <w:rPr>
          <w:color w:val="000000"/>
          <w:sz w:val="20"/>
          <w:szCs w:val="20"/>
        </w:rPr>
      </w:pPr>
      <w:r>
        <w:rPr>
          <w:color w:val="000000"/>
          <w:sz w:val="20"/>
          <w:szCs w:val="20"/>
        </w:rPr>
        <w:t>For instance, in survey-based research, there might me some situations in which we do not have enough participation to draw significant conclusions. With GABMs, researchers can run virtual experiments where agents are fully customized: diverse personalities, backgrounds, and motivations. All this ensemble could provide insights into how different social groups might respond to certain situations.</w:t>
      </w:r>
    </w:p>
    <w:p w14:paraId="00000030" w14:textId="77777777" w:rsidR="002301CE" w:rsidRDefault="006F6F52">
      <w:pPr>
        <w:pBdr>
          <w:top w:val="nil"/>
          <w:left w:val="nil"/>
          <w:bottom w:val="nil"/>
          <w:right w:val="nil"/>
          <w:between w:val="nil"/>
        </w:pBdr>
        <w:spacing w:before="108" w:line="228" w:lineRule="auto"/>
        <w:ind w:left="140" w:right="137" w:hanging="8"/>
        <w:jc w:val="both"/>
        <w:rPr>
          <w:color w:val="000000"/>
          <w:sz w:val="20"/>
          <w:szCs w:val="20"/>
        </w:rPr>
      </w:pPr>
      <w:r>
        <w:rPr>
          <w:color w:val="000000"/>
          <w:sz w:val="20"/>
          <w:szCs w:val="20"/>
        </w:rPr>
        <w:t>Additionally, this might even be useful for deeper understanding of human beings, such as crowd behavior, collective decision-making, or the influence of social networks. Experts can simulate how individuals form opinions, influence each other, or adopt new behaviors in a social context, allowing for experimentation with variables like information dissemination, peer pressure, or leadership styles.</w:t>
      </w:r>
    </w:p>
    <w:p w14:paraId="00000031" w14:textId="77777777" w:rsidR="002301CE" w:rsidRDefault="006F6F52">
      <w:pPr>
        <w:pBdr>
          <w:top w:val="nil"/>
          <w:left w:val="nil"/>
          <w:bottom w:val="nil"/>
          <w:right w:val="nil"/>
          <w:between w:val="nil"/>
        </w:pBdr>
        <w:spacing w:before="108" w:line="228" w:lineRule="auto"/>
        <w:ind w:left="140" w:right="131"/>
        <w:jc w:val="both"/>
        <w:rPr>
          <w:color w:val="000000"/>
          <w:sz w:val="20"/>
          <w:szCs w:val="20"/>
        </w:rPr>
      </w:pPr>
      <w:r>
        <w:rPr>
          <w:color w:val="000000"/>
          <w:sz w:val="20"/>
          <w:szCs w:val="20"/>
        </w:rPr>
        <w:t>Besides, it is in complex systems that shows more flexibility, such as in understanding the spread of epidemics. By modeling agents as populations with varying health conditions, movement patterns, and social behaviors, researchers can simulate how diseases propagate through communities. Adjusting parameters like infections rates or even population densities could lead to multiple outcomes, all of which would allow to observe how different factors influence the spread of the disease, as well as testing various intervention strategies.</w:t>
      </w:r>
    </w:p>
    <w:p w14:paraId="00000032" w14:textId="77777777" w:rsidR="002301CE" w:rsidRDefault="002301CE">
      <w:pPr>
        <w:pBdr>
          <w:top w:val="nil"/>
          <w:left w:val="nil"/>
          <w:bottom w:val="nil"/>
          <w:right w:val="nil"/>
          <w:between w:val="nil"/>
        </w:pBdr>
        <w:spacing w:before="80"/>
        <w:rPr>
          <w:color w:val="000000"/>
          <w:sz w:val="20"/>
          <w:szCs w:val="20"/>
        </w:rPr>
      </w:pPr>
    </w:p>
    <w:p w14:paraId="00000033" w14:textId="77777777" w:rsidR="002301CE" w:rsidRDefault="006F6F52">
      <w:pPr>
        <w:pStyle w:val="Heading2"/>
        <w:numPr>
          <w:ilvl w:val="1"/>
          <w:numId w:val="3"/>
        </w:numPr>
        <w:tabs>
          <w:tab w:val="left" w:pos="588"/>
        </w:tabs>
        <w:ind w:hanging="448"/>
      </w:pPr>
      <w:bookmarkStart w:id="22" w:name="bookmark=id.3dy6vkm" w:colFirst="0" w:colLast="0"/>
      <w:bookmarkEnd w:id="22"/>
      <w:r>
        <w:t>Framework Concept Definition</w:t>
      </w:r>
    </w:p>
    <w:p w14:paraId="00000034" w14:textId="77777777" w:rsidR="002301CE" w:rsidRDefault="006F6F52">
      <w:pPr>
        <w:pBdr>
          <w:top w:val="nil"/>
          <w:left w:val="nil"/>
          <w:bottom w:val="nil"/>
          <w:right w:val="nil"/>
          <w:between w:val="nil"/>
        </w:pBdr>
        <w:spacing w:before="198" w:line="228" w:lineRule="auto"/>
        <w:ind w:left="140" w:right="113"/>
        <w:jc w:val="both"/>
        <w:rPr>
          <w:color w:val="000000"/>
          <w:sz w:val="20"/>
          <w:szCs w:val="20"/>
        </w:rPr>
      </w:pPr>
      <w:r>
        <w:rPr>
          <w:color w:val="000000"/>
          <w:sz w:val="20"/>
          <w:szCs w:val="20"/>
        </w:rPr>
        <w:t xml:space="preserve">In this section of the paper, we will propose a structured, adaptable approach to building simulation models. However, beforehand, it might be convenient to have clear whether your research would benefit from this framework or not. In order to know this, you might find some help in the decision workflow depicted in Fig. </w:t>
      </w:r>
      <w:hyperlink w:anchor="_heading=h.1t3h5sf">
        <w:r>
          <w:rPr>
            <w:color w:val="000000"/>
            <w:sz w:val="20"/>
            <w:szCs w:val="20"/>
          </w:rPr>
          <w:t>1.</w:t>
        </w:r>
      </w:hyperlink>
      <w:r>
        <w:rPr>
          <w:color w:val="000000"/>
          <w:sz w:val="20"/>
          <w:szCs w:val="20"/>
        </w:rPr>
        <w:t xml:space="preserve"> If you reached the decision of considering GABM, the next paragraphs might be of high interest.</w:t>
      </w:r>
    </w:p>
    <w:p w14:paraId="00000035" w14:textId="77777777" w:rsidR="002301CE" w:rsidRDefault="00000000">
      <w:pPr>
        <w:pBdr>
          <w:top w:val="nil"/>
          <w:left w:val="nil"/>
          <w:bottom w:val="nil"/>
          <w:right w:val="nil"/>
          <w:between w:val="nil"/>
        </w:pBdr>
        <w:spacing w:before="223"/>
        <w:rPr>
          <w:color w:val="000000"/>
          <w:sz w:val="20"/>
          <w:szCs w:val="20"/>
        </w:rPr>
      </w:pPr>
      <w:sdt>
        <w:sdtPr>
          <w:tag w:val="goog_rdk_0"/>
          <w:id w:val="303982316"/>
        </w:sdtPr>
        <w:sdtContent>
          <w:commentRangeStart w:id="23"/>
        </w:sdtContent>
      </w:sdt>
      <w:r w:rsidR="006F6F52">
        <w:rPr>
          <w:noProof/>
        </w:rPr>
        <mc:AlternateContent>
          <mc:Choice Requires="wpg">
            <w:drawing>
              <wp:anchor distT="0" distB="0" distL="0" distR="0" simplePos="0" relativeHeight="251659264" behindDoc="0" locked="0" layoutInCell="1" hidden="0" allowOverlap="1" wp14:anchorId="7168DACC" wp14:editId="5E9EB327">
                <wp:simplePos x="0" y="0"/>
                <wp:positionH relativeFrom="column">
                  <wp:posOffset>127000</wp:posOffset>
                </wp:positionH>
                <wp:positionV relativeFrom="paragraph">
                  <wp:posOffset>292100</wp:posOffset>
                </wp:positionV>
                <wp:extent cx="5821045" cy="1737995"/>
                <wp:effectExtent l="0" t="0" r="0" b="0"/>
                <wp:wrapTopAndBottom distT="0" distB="0"/>
                <wp:docPr id="40" name="Grupo 40"/>
                <wp:cNvGraphicFramePr/>
                <a:graphic xmlns:a="http://schemas.openxmlformats.org/drawingml/2006/main">
                  <a:graphicData uri="http://schemas.microsoft.com/office/word/2010/wordprocessingGroup">
                    <wpg:wgp>
                      <wpg:cNvGrpSpPr/>
                      <wpg:grpSpPr>
                        <a:xfrm>
                          <a:off x="0" y="0"/>
                          <a:ext cx="5821045" cy="1737995"/>
                          <a:chOff x="2435475" y="2911000"/>
                          <a:chExt cx="5821050" cy="1738000"/>
                        </a:xfrm>
                      </wpg:grpSpPr>
                      <wpg:grpSp>
                        <wpg:cNvPr id="5" name="Grupo 5"/>
                        <wpg:cNvGrpSpPr/>
                        <wpg:grpSpPr>
                          <a:xfrm>
                            <a:off x="2435478" y="2911003"/>
                            <a:ext cx="5821025" cy="1737975"/>
                            <a:chOff x="0" y="0"/>
                            <a:chExt cx="5821025" cy="1737975"/>
                          </a:xfrm>
                        </wpg:grpSpPr>
                        <wps:wsp>
                          <wps:cNvPr id="6" name="Rectángulo 6"/>
                          <wps:cNvSpPr/>
                          <wps:spPr>
                            <a:xfrm>
                              <a:off x="0" y="0"/>
                              <a:ext cx="5821025" cy="1737975"/>
                            </a:xfrm>
                            <a:prstGeom prst="rect">
                              <a:avLst/>
                            </a:prstGeom>
                            <a:noFill/>
                            <a:ln>
                              <a:noFill/>
                            </a:ln>
                          </wps:spPr>
                          <wps:txbx>
                            <w:txbxContent>
                              <w:p w14:paraId="087AA653" w14:textId="77777777" w:rsidR="002301CE" w:rsidRDefault="002301CE">
                                <w:pPr>
                                  <w:textDirection w:val="btLr"/>
                                </w:pPr>
                              </w:p>
                            </w:txbxContent>
                          </wps:txbx>
                          <wps:bodyPr spcFirstLastPara="1" wrap="square" lIns="91425" tIns="91425" rIns="91425" bIns="91425" anchor="ctr" anchorCtr="0">
                            <a:noAutofit/>
                          </wps:bodyPr>
                        </wps:wsp>
                        <pic:pic xmlns:pic="http://schemas.openxmlformats.org/drawingml/2006/picture">
                          <pic:nvPicPr>
                            <pic:cNvPr id="19" name="Shape 19"/>
                            <pic:cNvPicPr preferRelativeResize="0"/>
                          </pic:nvPicPr>
                          <pic:blipFill rotWithShape="1">
                            <a:blip r:embed="rId16">
                              <a:alphaModFix/>
                            </a:blip>
                            <a:srcRect/>
                            <a:stretch/>
                          </pic:blipFill>
                          <pic:spPr>
                            <a:xfrm>
                              <a:off x="5143743" y="627585"/>
                              <a:ext cx="676808" cy="270723"/>
                            </a:xfrm>
                            <a:prstGeom prst="rect">
                              <a:avLst/>
                            </a:prstGeom>
                            <a:noFill/>
                            <a:ln>
                              <a:noFill/>
                            </a:ln>
                          </pic:spPr>
                        </pic:pic>
                        <pic:pic xmlns:pic="http://schemas.openxmlformats.org/drawingml/2006/picture">
                          <pic:nvPicPr>
                            <pic:cNvPr id="20" name="Shape 20"/>
                            <pic:cNvPicPr preferRelativeResize="0"/>
                          </pic:nvPicPr>
                          <pic:blipFill rotWithShape="1">
                            <a:blip r:embed="rId17">
                              <a:alphaModFix/>
                            </a:blip>
                            <a:srcRect/>
                            <a:stretch/>
                          </pic:blipFill>
                          <pic:spPr>
                            <a:xfrm>
                              <a:off x="0" y="370398"/>
                              <a:ext cx="1922135" cy="785097"/>
                            </a:xfrm>
                            <a:prstGeom prst="rect">
                              <a:avLst/>
                            </a:prstGeom>
                            <a:noFill/>
                            <a:ln>
                              <a:noFill/>
                            </a:ln>
                          </pic:spPr>
                        </pic:pic>
                        <wps:wsp>
                          <wps:cNvPr id="7" name="Forma libre: forma 7"/>
                          <wps:cNvSpPr/>
                          <wps:spPr>
                            <a:xfrm>
                              <a:off x="1509282" y="52298"/>
                              <a:ext cx="4023360" cy="554355"/>
                            </a:xfrm>
                            <a:custGeom>
                              <a:avLst/>
                              <a:gdLst/>
                              <a:ahLst/>
                              <a:cxnLst/>
                              <a:rect l="l" t="t" r="r" b="b"/>
                              <a:pathLst>
                                <a:path w="4023360" h="554355" extrusionOk="0">
                                  <a:moveTo>
                                    <a:pt x="3931936" y="496022"/>
                                  </a:moveTo>
                                  <a:lnTo>
                                    <a:pt x="3927650" y="496022"/>
                                  </a:lnTo>
                                  <a:lnTo>
                                    <a:pt x="3922364" y="501308"/>
                                  </a:lnTo>
                                  <a:lnTo>
                                    <a:pt x="3922364" y="505593"/>
                                  </a:lnTo>
                                  <a:lnTo>
                                    <a:pt x="3970722" y="553951"/>
                                  </a:lnTo>
                                  <a:lnTo>
                                    <a:pt x="3975008" y="553951"/>
                                  </a:lnTo>
                                  <a:lnTo>
                                    <a:pt x="3982436" y="546522"/>
                                  </a:lnTo>
                                  <a:lnTo>
                                    <a:pt x="3966097" y="546522"/>
                                  </a:lnTo>
                                  <a:lnTo>
                                    <a:pt x="3966097" y="530183"/>
                                  </a:lnTo>
                                  <a:lnTo>
                                    <a:pt x="3931936" y="496022"/>
                                  </a:lnTo>
                                  <a:close/>
                                </a:path>
                                <a:path w="4023360" h="554355" extrusionOk="0">
                                  <a:moveTo>
                                    <a:pt x="3966097" y="530183"/>
                                  </a:moveTo>
                                  <a:lnTo>
                                    <a:pt x="3966097" y="546522"/>
                                  </a:lnTo>
                                  <a:lnTo>
                                    <a:pt x="3979633" y="546522"/>
                                  </a:lnTo>
                                  <a:lnTo>
                                    <a:pt x="3979633" y="536951"/>
                                  </a:lnTo>
                                  <a:lnTo>
                                    <a:pt x="3972865" y="536951"/>
                                  </a:lnTo>
                                  <a:lnTo>
                                    <a:pt x="3966097" y="530183"/>
                                  </a:lnTo>
                                  <a:close/>
                                </a:path>
                                <a:path w="4023360" h="554355" extrusionOk="0">
                                  <a:moveTo>
                                    <a:pt x="4018079" y="496022"/>
                                  </a:moveTo>
                                  <a:lnTo>
                                    <a:pt x="4013794" y="496022"/>
                                  </a:lnTo>
                                  <a:lnTo>
                                    <a:pt x="3979633" y="530183"/>
                                  </a:lnTo>
                                  <a:lnTo>
                                    <a:pt x="3979633" y="546522"/>
                                  </a:lnTo>
                                  <a:lnTo>
                                    <a:pt x="3982436" y="546522"/>
                                  </a:lnTo>
                                  <a:lnTo>
                                    <a:pt x="4023366" y="505593"/>
                                  </a:lnTo>
                                  <a:lnTo>
                                    <a:pt x="4023366" y="501308"/>
                                  </a:lnTo>
                                  <a:lnTo>
                                    <a:pt x="4018079" y="496022"/>
                                  </a:lnTo>
                                  <a:close/>
                                </a:path>
                                <a:path w="4023360" h="554355" extrusionOk="0">
                                  <a:moveTo>
                                    <a:pt x="3891648" y="0"/>
                                  </a:moveTo>
                                  <a:lnTo>
                                    <a:pt x="3891648" y="13536"/>
                                  </a:lnTo>
                                  <a:lnTo>
                                    <a:pt x="3920627" y="19386"/>
                                  </a:lnTo>
                                  <a:lnTo>
                                    <a:pt x="3944291" y="35341"/>
                                  </a:lnTo>
                                  <a:lnTo>
                                    <a:pt x="3960246" y="59006"/>
                                  </a:lnTo>
                                  <a:lnTo>
                                    <a:pt x="3966097" y="87985"/>
                                  </a:lnTo>
                                  <a:lnTo>
                                    <a:pt x="3966097" y="530183"/>
                                  </a:lnTo>
                                  <a:lnTo>
                                    <a:pt x="3972865" y="536951"/>
                                  </a:lnTo>
                                  <a:lnTo>
                                    <a:pt x="3979633" y="530183"/>
                                  </a:lnTo>
                                  <a:lnTo>
                                    <a:pt x="3979633" y="87985"/>
                                  </a:lnTo>
                                  <a:lnTo>
                                    <a:pt x="3972719" y="53737"/>
                                  </a:lnTo>
                                  <a:lnTo>
                                    <a:pt x="3953863" y="25770"/>
                                  </a:lnTo>
                                  <a:lnTo>
                                    <a:pt x="3925896" y="6914"/>
                                  </a:lnTo>
                                  <a:lnTo>
                                    <a:pt x="3891648" y="0"/>
                                  </a:lnTo>
                                  <a:close/>
                                </a:path>
                                <a:path w="4023360" h="554355" extrusionOk="0">
                                  <a:moveTo>
                                    <a:pt x="3979633" y="530183"/>
                                  </a:moveTo>
                                  <a:lnTo>
                                    <a:pt x="3972865" y="536951"/>
                                  </a:lnTo>
                                  <a:lnTo>
                                    <a:pt x="3979633" y="536951"/>
                                  </a:lnTo>
                                  <a:lnTo>
                                    <a:pt x="3979633" y="530183"/>
                                  </a:lnTo>
                                  <a:close/>
                                </a:path>
                                <a:path w="4023360" h="554355" extrusionOk="0">
                                  <a:moveTo>
                                    <a:pt x="87985" y="0"/>
                                  </a:moveTo>
                                  <a:lnTo>
                                    <a:pt x="53737" y="6914"/>
                                  </a:lnTo>
                                  <a:lnTo>
                                    <a:pt x="25770" y="25770"/>
                                  </a:lnTo>
                                  <a:lnTo>
                                    <a:pt x="6914" y="53737"/>
                                  </a:lnTo>
                                  <a:lnTo>
                                    <a:pt x="0" y="87985"/>
                                  </a:lnTo>
                                  <a:lnTo>
                                    <a:pt x="0" y="294765"/>
                                  </a:lnTo>
                                  <a:lnTo>
                                    <a:pt x="3030" y="297795"/>
                                  </a:lnTo>
                                  <a:lnTo>
                                    <a:pt x="10505" y="297795"/>
                                  </a:lnTo>
                                  <a:lnTo>
                                    <a:pt x="13536" y="294765"/>
                                  </a:lnTo>
                                  <a:lnTo>
                                    <a:pt x="13536" y="87985"/>
                                  </a:lnTo>
                                  <a:lnTo>
                                    <a:pt x="19386" y="59006"/>
                                  </a:lnTo>
                                  <a:lnTo>
                                    <a:pt x="35341" y="35341"/>
                                  </a:lnTo>
                                  <a:lnTo>
                                    <a:pt x="59006" y="19386"/>
                                  </a:lnTo>
                                  <a:lnTo>
                                    <a:pt x="87985" y="13536"/>
                                  </a:lnTo>
                                  <a:lnTo>
                                    <a:pt x="87985" y="0"/>
                                  </a:lnTo>
                                  <a:close/>
                                </a:path>
                                <a:path w="4023360" h="554355" extrusionOk="0">
                                  <a:moveTo>
                                    <a:pt x="3891648" y="0"/>
                                  </a:moveTo>
                                  <a:lnTo>
                                    <a:pt x="87985" y="0"/>
                                  </a:lnTo>
                                  <a:lnTo>
                                    <a:pt x="87985" y="13536"/>
                                  </a:lnTo>
                                  <a:lnTo>
                                    <a:pt x="3891648" y="13536"/>
                                  </a:lnTo>
                                  <a:lnTo>
                                    <a:pt x="3891648" y="0"/>
                                  </a:lnTo>
                                  <a:close/>
                                </a:path>
                              </a:pathLst>
                            </a:custGeom>
                            <a:solidFill>
                              <a:srgbClr val="B3B3B3"/>
                            </a:solidFill>
                            <a:ln>
                              <a:noFill/>
                            </a:ln>
                          </wps:spPr>
                          <wps:bodyPr spcFirstLastPara="1" wrap="square" lIns="91425" tIns="91425" rIns="91425" bIns="91425" anchor="ctr" anchorCtr="0">
                            <a:noAutofit/>
                          </wps:bodyPr>
                        </wps:wsp>
                        <wps:wsp>
                          <wps:cNvPr id="8" name="Forma libre: forma 8"/>
                          <wps:cNvSpPr/>
                          <wps:spPr>
                            <a:xfrm>
                              <a:off x="3361295" y="0"/>
                              <a:ext cx="66040" cy="40005"/>
                            </a:xfrm>
                            <a:custGeom>
                              <a:avLst/>
                              <a:gdLst/>
                              <a:ahLst/>
                              <a:cxnLst/>
                              <a:rect l="l" t="t" r="r" b="b"/>
                              <a:pathLst>
                                <a:path w="66040" h="40005" extrusionOk="0">
                                  <a:moveTo>
                                    <a:pt x="5499" y="0"/>
                                  </a:moveTo>
                                  <a:lnTo>
                                    <a:pt x="0" y="0"/>
                                  </a:lnTo>
                                  <a:lnTo>
                                    <a:pt x="0" y="39377"/>
                                  </a:lnTo>
                                  <a:lnTo>
                                    <a:pt x="5941" y="39377"/>
                                  </a:lnTo>
                                  <a:lnTo>
                                    <a:pt x="5941" y="10498"/>
                                  </a:lnTo>
                                  <a:lnTo>
                                    <a:pt x="12772" y="10498"/>
                                  </a:lnTo>
                                  <a:lnTo>
                                    <a:pt x="5499" y="0"/>
                                  </a:lnTo>
                                  <a:close/>
                                </a:path>
                                <a:path w="66040" h="40005" extrusionOk="0">
                                  <a:moveTo>
                                    <a:pt x="12772" y="10498"/>
                                  </a:moveTo>
                                  <a:lnTo>
                                    <a:pt x="6306" y="10498"/>
                                  </a:lnTo>
                                  <a:lnTo>
                                    <a:pt x="26322" y="39377"/>
                                  </a:lnTo>
                                  <a:lnTo>
                                    <a:pt x="31783" y="39377"/>
                                  </a:lnTo>
                                  <a:lnTo>
                                    <a:pt x="31783" y="28918"/>
                                  </a:lnTo>
                                  <a:lnTo>
                                    <a:pt x="25534" y="28918"/>
                                  </a:lnTo>
                                  <a:lnTo>
                                    <a:pt x="12772" y="10498"/>
                                  </a:lnTo>
                                  <a:close/>
                                </a:path>
                                <a:path w="66040" h="40005" extrusionOk="0">
                                  <a:moveTo>
                                    <a:pt x="31783" y="0"/>
                                  </a:moveTo>
                                  <a:lnTo>
                                    <a:pt x="25899" y="0"/>
                                  </a:lnTo>
                                  <a:lnTo>
                                    <a:pt x="25899" y="28918"/>
                                  </a:lnTo>
                                  <a:lnTo>
                                    <a:pt x="31783" y="28918"/>
                                  </a:lnTo>
                                  <a:lnTo>
                                    <a:pt x="31783" y="0"/>
                                  </a:lnTo>
                                  <a:close/>
                                </a:path>
                                <a:path w="66040" h="40005" extrusionOk="0">
                                  <a:moveTo>
                                    <a:pt x="54601" y="9459"/>
                                  </a:moveTo>
                                  <a:lnTo>
                                    <a:pt x="49064" y="9459"/>
                                  </a:lnTo>
                                  <a:lnTo>
                                    <a:pt x="46648" y="10094"/>
                                  </a:lnTo>
                                  <a:lnTo>
                                    <a:pt x="38186" y="28360"/>
                                  </a:lnTo>
                                  <a:lnTo>
                                    <a:pt x="38636" y="30462"/>
                                  </a:lnTo>
                                  <a:lnTo>
                                    <a:pt x="40918" y="35026"/>
                                  </a:lnTo>
                                  <a:lnTo>
                                    <a:pt x="42520" y="36801"/>
                                  </a:lnTo>
                                  <a:lnTo>
                                    <a:pt x="46648" y="39339"/>
                                  </a:lnTo>
                                  <a:lnTo>
                                    <a:pt x="49064" y="39973"/>
                                  </a:lnTo>
                                  <a:lnTo>
                                    <a:pt x="54601" y="39973"/>
                                  </a:lnTo>
                                  <a:lnTo>
                                    <a:pt x="57018" y="39339"/>
                                  </a:lnTo>
                                  <a:lnTo>
                                    <a:pt x="61145" y="36801"/>
                                  </a:lnTo>
                                  <a:lnTo>
                                    <a:pt x="62637" y="35147"/>
                                  </a:lnTo>
                                  <a:lnTo>
                                    <a:pt x="50044" y="35147"/>
                                  </a:lnTo>
                                  <a:lnTo>
                                    <a:pt x="48545" y="34673"/>
                                  </a:lnTo>
                                  <a:lnTo>
                                    <a:pt x="46173" y="32776"/>
                                  </a:lnTo>
                                  <a:lnTo>
                                    <a:pt x="45295" y="31513"/>
                                  </a:lnTo>
                                  <a:lnTo>
                                    <a:pt x="44154" y="28360"/>
                                  </a:lnTo>
                                  <a:lnTo>
                                    <a:pt x="43872" y="26623"/>
                                  </a:lnTo>
                                  <a:lnTo>
                                    <a:pt x="43872" y="22842"/>
                                  </a:lnTo>
                                  <a:lnTo>
                                    <a:pt x="50044" y="14266"/>
                                  </a:lnTo>
                                  <a:lnTo>
                                    <a:pt x="62615" y="14266"/>
                                  </a:lnTo>
                                  <a:lnTo>
                                    <a:pt x="61145" y="12632"/>
                                  </a:lnTo>
                                  <a:lnTo>
                                    <a:pt x="57018" y="10094"/>
                                  </a:lnTo>
                                  <a:lnTo>
                                    <a:pt x="54601" y="9459"/>
                                  </a:lnTo>
                                  <a:close/>
                                </a:path>
                                <a:path w="66040" h="40005" extrusionOk="0">
                                  <a:moveTo>
                                    <a:pt x="62615" y="14266"/>
                                  </a:moveTo>
                                  <a:lnTo>
                                    <a:pt x="53646" y="14266"/>
                                  </a:lnTo>
                                  <a:lnTo>
                                    <a:pt x="55133" y="14747"/>
                                  </a:lnTo>
                                  <a:lnTo>
                                    <a:pt x="57492" y="16670"/>
                                  </a:lnTo>
                                  <a:lnTo>
                                    <a:pt x="58363" y="17945"/>
                                  </a:lnTo>
                                  <a:lnTo>
                                    <a:pt x="59504" y="21111"/>
                                  </a:lnTo>
                                  <a:lnTo>
                                    <a:pt x="59793" y="22842"/>
                                  </a:lnTo>
                                  <a:lnTo>
                                    <a:pt x="59793" y="26623"/>
                                  </a:lnTo>
                                  <a:lnTo>
                                    <a:pt x="53646" y="35147"/>
                                  </a:lnTo>
                                  <a:lnTo>
                                    <a:pt x="62637" y="35147"/>
                                  </a:lnTo>
                                  <a:lnTo>
                                    <a:pt x="65029" y="30462"/>
                                  </a:lnTo>
                                  <a:lnTo>
                                    <a:pt x="65479" y="28360"/>
                                  </a:lnTo>
                                  <a:lnTo>
                                    <a:pt x="65478" y="21111"/>
                                  </a:lnTo>
                                  <a:lnTo>
                                    <a:pt x="65029" y="19003"/>
                                  </a:lnTo>
                                  <a:lnTo>
                                    <a:pt x="62747" y="14414"/>
                                  </a:lnTo>
                                  <a:lnTo>
                                    <a:pt x="62615" y="14266"/>
                                  </a:lnTo>
                                  <a:close/>
                                </a:path>
                              </a:pathLst>
                            </a:custGeom>
                            <a:solidFill>
                              <a:srgbClr val="1D1D1D"/>
                            </a:solidFill>
                            <a:ln>
                              <a:noFill/>
                            </a:ln>
                          </wps:spPr>
                          <wps:bodyPr spcFirstLastPara="1" wrap="square" lIns="91425" tIns="91425" rIns="91425" bIns="91425" anchor="ctr" anchorCtr="0">
                            <a:noAutofit/>
                          </wps:bodyPr>
                        </wps:wsp>
                        <pic:pic xmlns:pic="http://schemas.openxmlformats.org/drawingml/2006/picture">
                          <pic:nvPicPr>
                            <pic:cNvPr id="23" name="Shape 23"/>
                            <pic:cNvPicPr preferRelativeResize="0"/>
                          </pic:nvPicPr>
                          <pic:blipFill rotWithShape="1">
                            <a:blip r:embed="rId18">
                              <a:alphaModFix/>
                            </a:blip>
                            <a:srcRect/>
                            <a:stretch/>
                          </pic:blipFill>
                          <pic:spPr>
                            <a:xfrm>
                              <a:off x="1942440" y="370398"/>
                              <a:ext cx="3590208" cy="1367152"/>
                            </a:xfrm>
                            <a:prstGeom prst="rect">
                              <a:avLst/>
                            </a:prstGeom>
                            <a:noFill/>
                            <a:ln>
                              <a:noFill/>
                            </a:ln>
                          </pic:spPr>
                        </pic:pic>
                      </wpg:grpSp>
                    </wpg:wgp>
                  </a:graphicData>
                </a:graphic>
              </wp:anchor>
            </w:drawing>
          </mc:Choice>
          <mc:Fallback>
            <w:pict>
              <v:group w14:anchorId="7168DACC" id="Grupo 40" o:spid="_x0000_s1030" style="position:absolute;margin-left:10pt;margin-top:23pt;width:458.35pt;height:136.85pt;z-index:251659264;mso-wrap-distance-left:0;mso-wrap-distance-right:0;mso-position-horizontal-relative:text;mso-position-vertical-relative:text" coordorigin="24354,29110" coordsize="58210,17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">
                <v:group id="Grupo 5" o:spid="_x0000_s1031" style="position:absolute;left:24354;top:29110;width:58211;height:17379" coordsize="58210,1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2" style="position:absolute;width:58210;height:17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087AA653" w14:textId="77777777" w:rsidR="002301CE" w:rsidRDefault="002301CE">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9" o:spid="_x0000_s1033" type="#_x0000_t75" style="position:absolute;left:51437;top:6275;width:6768;height:27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">
                    <v:imagedata r:id="rId19" o:title=""/>
                  </v:shape>
                  <v:shape id="Shape 20" o:spid="_x0000_s1034" type="#_x0000_t75" style="position:absolute;top:3703;width:19221;height:78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">
                    <v:imagedata r:id="rId20" o:title=""/>
                  </v:shape>
                  <v:shape id="Forma libre: forma 7" o:spid="_x0000_s1035" style="position:absolute;left:15092;top:522;width:40234;height:5544;visibility:visible;mso-wrap-style:square;v-text-anchor:middle" coordsize="4023360,55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" path="m3931936,496022r-4286,l3922364,501308r,4285l3970722,553951r4286,l3982436,546522r-16339,l3966097,530183r-34161,-34161xem3966097,530183r,16339l3979633,546522r,-9571l3972865,536951r-6768,-6768xem4018079,496022r-4285,l3979633,530183r,16339l3982436,546522r40930,-40929l4023366,501308r-5287,-5286xem3891648,r,13536l3920627,19386r23664,15955l3960246,59006r5851,28979l3966097,530183r6768,6768l3979633,530183r,-442198l3972719,53737,3953863,25770,3925896,6914,3891648,xem3979633,530183r-6768,6768l3979633,536951r,-6768xem87985,l53737,6914,25770,25770,6914,53737,,87985,,294765r3030,3030l10505,297795r3031,-3030l13536,87985,19386,59006,35341,35341,59006,19386,87985,13536,87985,xem3891648,l87985,r,13536l3891648,13536r,-13536xe" fillcolor="#b3b3b3" stroked="f">
                    <v:path arrowok="t" o:extrusionok="f"/>
                  </v:shape>
                  <v:shape id="Forma libre: forma 8" o:spid="_x0000_s1036" style="position:absolute;left:33612;width:661;height:400;visibility:visible;mso-wrap-style:square;v-text-anchor:middle" coordsize="6604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" path="m5499,l,,,39377r5941,l5941,10498r6831,l5499,xem12772,10498r-6466,l26322,39377r5461,l31783,28918r-6249,l12772,10498xem31783,l25899,r,28918l31783,28918,31783,xem54601,9459r-5537,l46648,10094,38186,28360r450,2102l40918,35026r1602,1775l46648,39339r2416,634l54601,39973r2417,-634l61145,36801r1492,-1654l50044,35147r-1499,-474l46173,32776r-878,-1263l44154,28360r-282,-1737l43872,22842r6172,-8576l62615,14266,61145,12632,57018,10094,54601,9459xem62615,14266r-8969,l55133,14747r2359,1923l58363,17945r1141,3166l59793,22842r,3781l53646,35147r8991,l65029,30462r450,-2102l65478,21111r-449,-2108l62747,14414r-132,-148xe" fillcolor="#1d1d1d" stroked="f">
                    <v:path arrowok="t" o:extrusionok="f"/>
                  </v:shape>
                  <v:shape id="Shape 23" o:spid="_x0000_s1037" type="#_x0000_t75" style="position:absolute;left:19424;top:3703;width:35902;height:136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">
                    <v:imagedata r:id="rId21" o:title=""/>
                  </v:shape>
                </v:group>
                <w10:wrap type="topAndBottom"/>
              </v:group>
            </w:pict>
          </mc:Fallback>
        </mc:AlternateContent>
      </w:r>
    </w:p>
    <w:p w14:paraId="00000036" w14:textId="77777777" w:rsidR="002301CE" w:rsidRDefault="002301CE">
      <w:pPr>
        <w:pBdr>
          <w:top w:val="nil"/>
          <w:left w:val="nil"/>
          <w:bottom w:val="nil"/>
          <w:right w:val="nil"/>
          <w:between w:val="nil"/>
        </w:pBdr>
        <w:spacing w:before="110"/>
        <w:rPr>
          <w:color w:val="000000"/>
          <w:sz w:val="20"/>
          <w:szCs w:val="20"/>
        </w:rPr>
      </w:pPr>
    </w:p>
    <w:p w14:paraId="00000037" w14:textId="77777777" w:rsidR="002301CE" w:rsidRDefault="006F6F52">
      <w:pPr>
        <w:pBdr>
          <w:top w:val="nil"/>
          <w:left w:val="nil"/>
          <w:bottom w:val="nil"/>
          <w:right w:val="nil"/>
          <w:between w:val="nil"/>
        </w:pBdr>
        <w:ind w:left="1054"/>
        <w:rPr>
          <w:color w:val="000000"/>
          <w:sz w:val="20"/>
          <w:szCs w:val="20"/>
        </w:rPr>
      </w:pPr>
      <w:bookmarkStart w:id="24" w:name="_heading=h.1t3h5sf" w:colFirst="0" w:colLast="0"/>
      <w:bookmarkEnd w:id="24"/>
      <w:r>
        <w:rPr>
          <w:color w:val="000000"/>
          <w:sz w:val="20"/>
          <w:szCs w:val="20"/>
        </w:rPr>
        <w:t>Figure 1: Workflow for determining the need for Generative Agent-Based Modeling (GABM).</w:t>
      </w:r>
      <w:commentRangeEnd w:id="23"/>
      <w:r>
        <w:commentReference w:id="23"/>
      </w:r>
    </w:p>
    <w:p w14:paraId="00000038" w14:textId="77777777" w:rsidR="002301CE" w:rsidRDefault="002301CE">
      <w:pPr>
        <w:pBdr>
          <w:top w:val="nil"/>
          <w:left w:val="nil"/>
          <w:bottom w:val="nil"/>
          <w:right w:val="nil"/>
          <w:between w:val="nil"/>
        </w:pBdr>
        <w:spacing w:before="151"/>
        <w:rPr>
          <w:color w:val="000000"/>
          <w:sz w:val="20"/>
          <w:szCs w:val="20"/>
        </w:rPr>
      </w:pPr>
    </w:p>
    <w:p w14:paraId="00000039" w14:textId="77777777" w:rsidR="002301CE" w:rsidRDefault="006F6F52">
      <w:pPr>
        <w:pBdr>
          <w:top w:val="nil"/>
          <w:left w:val="nil"/>
          <w:bottom w:val="nil"/>
          <w:right w:val="nil"/>
          <w:between w:val="nil"/>
        </w:pBdr>
        <w:ind w:left="133"/>
        <w:rPr>
          <w:color w:val="000000"/>
          <w:sz w:val="20"/>
          <w:szCs w:val="20"/>
        </w:rPr>
      </w:pPr>
      <w:r>
        <w:rPr>
          <w:color w:val="000000"/>
          <w:sz w:val="20"/>
          <w:szCs w:val="20"/>
        </w:rPr>
        <w:t>The approach for developing a Generative ABM project can be broken down into several key stages:</w:t>
      </w:r>
    </w:p>
    <w:p w14:paraId="0000003A" w14:textId="77777777" w:rsidR="002301CE" w:rsidRDefault="006F6F52">
      <w:pPr>
        <w:numPr>
          <w:ilvl w:val="2"/>
          <w:numId w:val="3"/>
        </w:numPr>
        <w:pBdr>
          <w:top w:val="nil"/>
          <w:left w:val="nil"/>
          <w:bottom w:val="nil"/>
          <w:right w:val="nil"/>
          <w:between w:val="nil"/>
        </w:pBdr>
        <w:tabs>
          <w:tab w:val="left" w:pos="855"/>
          <w:tab w:val="left" w:pos="857"/>
        </w:tabs>
        <w:spacing w:before="209" w:line="228" w:lineRule="auto"/>
        <w:ind w:right="110"/>
        <w:jc w:val="both"/>
        <w:rPr>
          <w:color w:val="000000"/>
          <w:sz w:val="20"/>
          <w:szCs w:val="20"/>
        </w:rPr>
      </w:pPr>
      <w:r>
        <w:rPr>
          <w:b/>
          <w:color w:val="000000"/>
          <w:sz w:val="20"/>
          <w:szCs w:val="20"/>
        </w:rPr>
        <w:t xml:space="preserve">Conceptualization: </w:t>
      </w:r>
      <w:r>
        <w:rPr>
          <w:color w:val="000000"/>
          <w:sz w:val="20"/>
          <w:szCs w:val="20"/>
        </w:rPr>
        <w:t>The first stage involves clearly defining the research objectives and identifying the problem that the GABM will address. The researcher might already have this clear after having used the diagram from above. In any case, this phase also requires thoughtful consideration of the simulation itself: determining who the agents will represent (individuals, groups, or organizations), when the simulation will occur (specific time periods, real-time or hypothetical scenarios), where it takes place (within a defined environment like a market, network, or geographic location), and how the agents will interact with one another and their environment. These aspects are crucial for building an effective and realistic model that will yield insightful results.</w:t>
      </w:r>
    </w:p>
    <w:p w14:paraId="0000003B" w14:textId="77777777" w:rsidR="002301CE" w:rsidRDefault="006F6F52">
      <w:pPr>
        <w:numPr>
          <w:ilvl w:val="2"/>
          <w:numId w:val="3"/>
        </w:numPr>
        <w:pBdr>
          <w:top w:val="nil"/>
          <w:left w:val="nil"/>
          <w:bottom w:val="nil"/>
          <w:right w:val="nil"/>
          <w:between w:val="nil"/>
        </w:pBdr>
        <w:tabs>
          <w:tab w:val="left" w:pos="849"/>
          <w:tab w:val="left" w:pos="857"/>
        </w:tabs>
        <w:spacing w:before="121" w:line="228" w:lineRule="auto"/>
        <w:ind w:right="131"/>
        <w:jc w:val="both"/>
        <w:rPr>
          <w:color w:val="000000"/>
          <w:sz w:val="20"/>
          <w:szCs w:val="20"/>
        </w:rPr>
        <w:sectPr w:rsidR="002301CE">
          <w:pgSz w:w="12240" w:h="15840"/>
          <w:pgMar w:top="1300" w:right="1300" w:bottom="1020" w:left="1300" w:header="614" w:footer="826" w:gutter="0"/>
          <w:cols w:space="720"/>
        </w:sectPr>
      </w:pPr>
      <w:r>
        <w:rPr>
          <w:b/>
          <w:color w:val="000000"/>
          <w:sz w:val="20"/>
          <w:szCs w:val="20"/>
        </w:rPr>
        <w:t xml:space="preserve">Tool Selection and Configuration: </w:t>
      </w:r>
      <w:r>
        <w:rPr>
          <w:color w:val="000000"/>
          <w:sz w:val="20"/>
          <w:szCs w:val="20"/>
        </w:rPr>
        <w:t xml:space="preserve">For managing the simulations, Concordia will be used as the primary </w:t>
      </w:r>
      <w:r>
        <w:rPr>
          <w:color w:val="000000"/>
          <w:sz w:val="20"/>
          <w:szCs w:val="20"/>
        </w:rPr>
        <w:lastRenderedPageBreak/>
        <w:t>tool. However, it is equally important to choose an appropriate Large Language Model, such as Mistral or</w:t>
      </w:r>
    </w:p>
    <w:p w14:paraId="0000003C" w14:textId="77777777" w:rsidR="002301CE" w:rsidRDefault="006F6F52">
      <w:pPr>
        <w:pBdr>
          <w:top w:val="nil"/>
          <w:left w:val="nil"/>
          <w:bottom w:val="nil"/>
          <w:right w:val="nil"/>
          <w:between w:val="nil"/>
        </w:pBdr>
        <w:spacing w:before="142" w:line="228" w:lineRule="auto"/>
        <w:ind w:left="857" w:right="129"/>
        <w:jc w:val="both"/>
        <w:rPr>
          <w:color w:val="000000"/>
          <w:sz w:val="20"/>
          <w:szCs w:val="20"/>
        </w:rPr>
      </w:pPr>
      <w:r>
        <w:rPr>
          <w:color w:val="000000"/>
          <w:sz w:val="20"/>
          <w:szCs w:val="20"/>
        </w:rPr>
        <w:lastRenderedPageBreak/>
        <w:t>ChatGPT. Additionally, securing an API key for the selected LLM is important to integrate its capabilities into the simulation, ensuring that it can handle the complexity of agent behaviors and environmental interactions.</w:t>
      </w:r>
    </w:p>
    <w:p w14:paraId="0000003D" w14:textId="77777777" w:rsidR="002301CE" w:rsidRDefault="006F6F52">
      <w:pPr>
        <w:numPr>
          <w:ilvl w:val="2"/>
          <w:numId w:val="3"/>
        </w:numPr>
        <w:pBdr>
          <w:top w:val="nil"/>
          <w:left w:val="nil"/>
          <w:bottom w:val="nil"/>
          <w:right w:val="nil"/>
          <w:between w:val="nil"/>
        </w:pBdr>
        <w:tabs>
          <w:tab w:val="left" w:pos="848"/>
          <w:tab w:val="left" w:pos="857"/>
        </w:tabs>
        <w:spacing w:before="68" w:line="228" w:lineRule="auto"/>
        <w:ind w:right="137"/>
        <w:jc w:val="both"/>
        <w:rPr>
          <w:color w:val="000000"/>
          <w:sz w:val="20"/>
          <w:szCs w:val="20"/>
        </w:rPr>
      </w:pPr>
      <w:r>
        <w:rPr>
          <w:b/>
          <w:color w:val="000000"/>
          <w:sz w:val="20"/>
          <w:szCs w:val="20"/>
        </w:rPr>
        <w:t xml:space="preserve">Agent and Environment Design: </w:t>
      </w:r>
      <w:r>
        <w:rPr>
          <w:color w:val="000000"/>
          <w:sz w:val="20"/>
          <w:szCs w:val="20"/>
        </w:rPr>
        <w:t>In this stage, the agents and the environment are carefully designed. Agents are defined with characteristics such as personality traits, age, gender, name, and memories, which influence their behaviors and decision-making processes. The environment is configured to replicate the setting where these interactions will take place.</w:t>
      </w:r>
    </w:p>
    <w:p w14:paraId="0000003E" w14:textId="77777777" w:rsidR="002301CE" w:rsidRDefault="006F6F52">
      <w:pPr>
        <w:numPr>
          <w:ilvl w:val="2"/>
          <w:numId w:val="3"/>
        </w:numPr>
        <w:pBdr>
          <w:top w:val="nil"/>
          <w:left w:val="nil"/>
          <w:bottom w:val="nil"/>
          <w:right w:val="nil"/>
          <w:between w:val="nil"/>
        </w:pBdr>
        <w:tabs>
          <w:tab w:val="left" w:pos="855"/>
          <w:tab w:val="left" w:pos="857"/>
        </w:tabs>
        <w:spacing w:before="67" w:line="228" w:lineRule="auto"/>
        <w:ind w:right="134"/>
        <w:jc w:val="both"/>
        <w:rPr>
          <w:color w:val="000000"/>
          <w:sz w:val="20"/>
          <w:szCs w:val="20"/>
        </w:rPr>
      </w:pPr>
      <w:r>
        <w:rPr>
          <w:b/>
          <w:color w:val="000000"/>
          <w:sz w:val="20"/>
          <w:szCs w:val="20"/>
        </w:rPr>
        <w:t xml:space="preserve">Execution and Simulation: </w:t>
      </w:r>
      <w:r>
        <w:rPr>
          <w:color w:val="000000"/>
          <w:sz w:val="20"/>
          <w:szCs w:val="20"/>
        </w:rPr>
        <w:t>After the design phase, the model is executed. Agents interact with each other and their environment, generating data that reflects the dynamics being studied. During this stage, researchers can observe emergent behaviors and adapt the model as necessary.</w:t>
      </w:r>
    </w:p>
    <w:p w14:paraId="0000003F" w14:textId="77777777" w:rsidR="002301CE" w:rsidRDefault="006F6F52">
      <w:pPr>
        <w:pBdr>
          <w:top w:val="nil"/>
          <w:left w:val="nil"/>
          <w:bottom w:val="nil"/>
          <w:right w:val="nil"/>
          <w:between w:val="nil"/>
        </w:pBdr>
        <w:spacing w:before="166" w:line="228" w:lineRule="auto"/>
        <w:ind w:left="140"/>
        <w:rPr>
          <w:color w:val="000000"/>
          <w:sz w:val="20"/>
          <w:szCs w:val="20"/>
        </w:rPr>
      </w:pPr>
      <w:r>
        <w:rPr>
          <w:color w:val="000000"/>
          <w:sz w:val="20"/>
          <w:szCs w:val="20"/>
        </w:rPr>
        <w:t xml:space="preserve">Observe in Fig. </w:t>
      </w:r>
      <w:hyperlink w:anchor="_heading=h.4d34og8">
        <w:r>
          <w:rPr>
            <w:color w:val="000000"/>
            <w:sz w:val="20"/>
            <w:szCs w:val="20"/>
          </w:rPr>
          <w:t>2</w:t>
        </w:r>
      </w:hyperlink>
      <w:r>
        <w:rPr>
          <w:color w:val="000000"/>
          <w:sz w:val="20"/>
          <w:szCs w:val="20"/>
        </w:rPr>
        <w:t xml:space="preserve"> a summary of the approach for carrying out a project. This figure outlines the key steps involved, starting from the initial stage of conceptualization to the model execution and simulation stage.</w:t>
      </w:r>
    </w:p>
    <w:p w14:paraId="00000040" w14:textId="77777777" w:rsidR="002301CE" w:rsidRDefault="006F6F52">
      <w:pPr>
        <w:pBdr>
          <w:top w:val="nil"/>
          <w:left w:val="nil"/>
          <w:bottom w:val="nil"/>
          <w:right w:val="nil"/>
          <w:between w:val="nil"/>
        </w:pBdr>
        <w:spacing w:before="83"/>
        <w:rPr>
          <w:color w:val="000000"/>
          <w:sz w:val="20"/>
          <w:szCs w:val="20"/>
        </w:rPr>
      </w:pPr>
      <w:r>
        <w:rPr>
          <w:noProof/>
        </w:rPr>
        <mc:AlternateContent>
          <mc:Choice Requires="wpg">
            <w:drawing>
              <wp:anchor distT="0" distB="0" distL="0" distR="0" simplePos="0" relativeHeight="251660288" behindDoc="0" locked="0" layoutInCell="1" hidden="0" allowOverlap="1" wp14:anchorId="094BC081" wp14:editId="3A24C677">
                <wp:simplePos x="0" y="0"/>
                <wp:positionH relativeFrom="column">
                  <wp:posOffset>635000</wp:posOffset>
                </wp:positionH>
                <wp:positionV relativeFrom="paragraph">
                  <wp:posOffset>203200</wp:posOffset>
                </wp:positionV>
                <wp:extent cx="4808220" cy="262890"/>
                <wp:effectExtent l="0" t="0" r="0" b="0"/>
                <wp:wrapTopAndBottom distT="0" distB="0"/>
                <wp:docPr id="35" name="Grupo 35"/>
                <wp:cNvGraphicFramePr/>
                <a:graphic xmlns:a="http://schemas.openxmlformats.org/drawingml/2006/main">
                  <a:graphicData uri="http://schemas.microsoft.com/office/word/2010/wordprocessingGroup">
                    <wpg:wgp>
                      <wpg:cNvGrpSpPr/>
                      <wpg:grpSpPr>
                        <a:xfrm>
                          <a:off x="0" y="0"/>
                          <a:ext cx="4808220" cy="262890"/>
                          <a:chOff x="2941875" y="3648550"/>
                          <a:chExt cx="4808225" cy="262900"/>
                        </a:xfrm>
                      </wpg:grpSpPr>
                      <wpg:grpSp>
                        <wpg:cNvPr id="9" name="Grupo 9"/>
                        <wpg:cNvGrpSpPr/>
                        <wpg:grpSpPr>
                          <a:xfrm>
                            <a:off x="2941890" y="3648555"/>
                            <a:ext cx="4808200" cy="262890"/>
                            <a:chOff x="0" y="0"/>
                            <a:chExt cx="4808200" cy="262890"/>
                          </a:xfrm>
                        </wpg:grpSpPr>
                        <wps:wsp>
                          <wps:cNvPr id="10" name="Rectángulo 10"/>
                          <wps:cNvSpPr/>
                          <wps:spPr>
                            <a:xfrm>
                              <a:off x="0" y="0"/>
                              <a:ext cx="4808200" cy="262875"/>
                            </a:xfrm>
                            <a:prstGeom prst="rect">
                              <a:avLst/>
                            </a:prstGeom>
                            <a:noFill/>
                            <a:ln>
                              <a:noFill/>
                            </a:ln>
                          </wps:spPr>
                          <wps:txbx>
                            <w:txbxContent>
                              <w:p w14:paraId="71C16BF7" w14:textId="77777777" w:rsidR="002301CE" w:rsidRDefault="002301CE">
                                <w:pPr>
                                  <w:textDirection w:val="btLr"/>
                                </w:pPr>
                              </w:p>
                            </w:txbxContent>
                          </wps:txbx>
                          <wps:bodyPr spcFirstLastPara="1" wrap="square" lIns="91425" tIns="91425" rIns="91425" bIns="91425" anchor="ctr" anchorCtr="0">
                            <a:noAutofit/>
                          </wps:bodyPr>
                        </wps:wsp>
                        <wps:wsp>
                          <wps:cNvPr id="11" name="Forma libre: forma 11"/>
                          <wps:cNvSpPr/>
                          <wps:spPr>
                            <a:xfrm>
                              <a:off x="0" y="0"/>
                              <a:ext cx="279400" cy="262890"/>
                            </a:xfrm>
                            <a:custGeom>
                              <a:avLst/>
                              <a:gdLst/>
                              <a:ahLst/>
                              <a:cxnLst/>
                              <a:rect l="l" t="t" r="r" b="b"/>
                              <a:pathLst>
                                <a:path w="279400" h="262890" extrusionOk="0">
                                  <a:moveTo>
                                    <a:pt x="139471" y="0"/>
                                  </a:moveTo>
                                  <a:lnTo>
                                    <a:pt x="95387" y="6692"/>
                                  </a:lnTo>
                                  <a:lnTo>
                                    <a:pt x="57101" y="25326"/>
                                  </a:lnTo>
                                  <a:lnTo>
                                    <a:pt x="26909" y="53742"/>
                                  </a:lnTo>
                                  <a:lnTo>
                                    <a:pt x="7110" y="89776"/>
                                  </a:lnTo>
                                  <a:lnTo>
                                    <a:pt x="0" y="131267"/>
                                  </a:lnTo>
                                  <a:lnTo>
                                    <a:pt x="7110" y="172757"/>
                                  </a:lnTo>
                                  <a:lnTo>
                                    <a:pt x="26909" y="208791"/>
                                  </a:lnTo>
                                  <a:lnTo>
                                    <a:pt x="57101" y="237207"/>
                                  </a:lnTo>
                                  <a:lnTo>
                                    <a:pt x="95387" y="255842"/>
                                  </a:lnTo>
                                  <a:lnTo>
                                    <a:pt x="139471" y="262534"/>
                                  </a:lnTo>
                                  <a:lnTo>
                                    <a:pt x="183555" y="255842"/>
                                  </a:lnTo>
                                  <a:lnTo>
                                    <a:pt x="221841" y="237207"/>
                                  </a:lnTo>
                                  <a:lnTo>
                                    <a:pt x="252032" y="208791"/>
                                  </a:lnTo>
                                  <a:lnTo>
                                    <a:pt x="271832" y="172757"/>
                                  </a:lnTo>
                                  <a:lnTo>
                                    <a:pt x="278942" y="131267"/>
                                  </a:lnTo>
                                  <a:lnTo>
                                    <a:pt x="271832" y="89776"/>
                                  </a:lnTo>
                                  <a:lnTo>
                                    <a:pt x="252032" y="53742"/>
                                  </a:lnTo>
                                  <a:lnTo>
                                    <a:pt x="221841" y="25326"/>
                                  </a:lnTo>
                                  <a:lnTo>
                                    <a:pt x="183555" y="6692"/>
                                  </a:lnTo>
                                  <a:lnTo>
                                    <a:pt x="139471" y="0"/>
                                  </a:lnTo>
                                  <a:close/>
                                </a:path>
                              </a:pathLst>
                            </a:custGeom>
                            <a:solidFill>
                              <a:srgbClr val="1D1D1D"/>
                            </a:solidFill>
                            <a:ln>
                              <a:noFill/>
                            </a:ln>
                          </wps:spPr>
                          <wps:bodyPr spcFirstLastPara="1" wrap="square" lIns="91425" tIns="91425" rIns="91425" bIns="91425" anchor="ctr" anchorCtr="0">
                            <a:noAutofit/>
                          </wps:bodyPr>
                        </wps:wsp>
                        <wps:wsp>
                          <wps:cNvPr id="12" name="Forma libre: forma 12"/>
                          <wps:cNvSpPr/>
                          <wps:spPr>
                            <a:xfrm>
                              <a:off x="121868" y="96585"/>
                              <a:ext cx="28575" cy="71755"/>
                            </a:xfrm>
                            <a:custGeom>
                              <a:avLst/>
                              <a:gdLst/>
                              <a:ahLst/>
                              <a:cxnLst/>
                              <a:rect l="l" t="t" r="r" b="b"/>
                              <a:pathLst>
                                <a:path w="28575" h="71755" extrusionOk="0">
                                  <a:moveTo>
                                    <a:pt x="28388" y="0"/>
                                  </a:moveTo>
                                  <a:lnTo>
                                    <a:pt x="17865" y="0"/>
                                  </a:lnTo>
                                  <a:lnTo>
                                    <a:pt x="0" y="11676"/>
                                  </a:lnTo>
                                  <a:lnTo>
                                    <a:pt x="0" y="22025"/>
                                  </a:lnTo>
                                  <a:lnTo>
                                    <a:pt x="17130" y="10837"/>
                                  </a:lnTo>
                                  <a:lnTo>
                                    <a:pt x="17550" y="10837"/>
                                  </a:lnTo>
                                  <a:lnTo>
                                    <a:pt x="17550" y="71600"/>
                                  </a:lnTo>
                                  <a:lnTo>
                                    <a:pt x="28388" y="71600"/>
                                  </a:lnTo>
                                  <a:lnTo>
                                    <a:pt x="28388" y="0"/>
                                  </a:lnTo>
                                  <a:close/>
                                </a:path>
                              </a:pathLst>
                            </a:custGeom>
                            <a:solidFill>
                              <a:srgbClr val="FFFFFF"/>
                            </a:solidFill>
                            <a:ln>
                              <a:noFill/>
                            </a:ln>
                          </wps:spPr>
                          <wps:bodyPr spcFirstLastPara="1" wrap="square" lIns="91425" tIns="91425" rIns="91425" bIns="91425" anchor="ctr" anchorCtr="0">
                            <a:noAutofit/>
                          </wps:bodyPr>
                        </wps:wsp>
                        <wps:wsp>
                          <wps:cNvPr id="13" name="Forma libre: forma 13"/>
                          <wps:cNvSpPr/>
                          <wps:spPr>
                            <a:xfrm>
                              <a:off x="1509572" y="0"/>
                              <a:ext cx="279400" cy="262890"/>
                            </a:xfrm>
                            <a:custGeom>
                              <a:avLst/>
                              <a:gdLst/>
                              <a:ahLst/>
                              <a:cxnLst/>
                              <a:rect l="l" t="t" r="r" b="b"/>
                              <a:pathLst>
                                <a:path w="279400" h="262890" extrusionOk="0">
                                  <a:moveTo>
                                    <a:pt x="139471" y="0"/>
                                  </a:moveTo>
                                  <a:lnTo>
                                    <a:pt x="95387" y="6692"/>
                                  </a:lnTo>
                                  <a:lnTo>
                                    <a:pt x="57101" y="25326"/>
                                  </a:lnTo>
                                  <a:lnTo>
                                    <a:pt x="26909" y="53742"/>
                                  </a:lnTo>
                                  <a:lnTo>
                                    <a:pt x="7110" y="89776"/>
                                  </a:lnTo>
                                  <a:lnTo>
                                    <a:pt x="0" y="131267"/>
                                  </a:lnTo>
                                  <a:lnTo>
                                    <a:pt x="7110" y="172757"/>
                                  </a:lnTo>
                                  <a:lnTo>
                                    <a:pt x="26909" y="208791"/>
                                  </a:lnTo>
                                  <a:lnTo>
                                    <a:pt x="57101" y="237207"/>
                                  </a:lnTo>
                                  <a:lnTo>
                                    <a:pt x="95387" y="255842"/>
                                  </a:lnTo>
                                  <a:lnTo>
                                    <a:pt x="139471" y="262534"/>
                                  </a:lnTo>
                                  <a:lnTo>
                                    <a:pt x="183555" y="255842"/>
                                  </a:lnTo>
                                  <a:lnTo>
                                    <a:pt x="221841" y="237207"/>
                                  </a:lnTo>
                                  <a:lnTo>
                                    <a:pt x="252032" y="208791"/>
                                  </a:lnTo>
                                  <a:lnTo>
                                    <a:pt x="271832" y="172757"/>
                                  </a:lnTo>
                                  <a:lnTo>
                                    <a:pt x="278942" y="131267"/>
                                  </a:lnTo>
                                  <a:lnTo>
                                    <a:pt x="271832" y="89776"/>
                                  </a:lnTo>
                                  <a:lnTo>
                                    <a:pt x="252032" y="53742"/>
                                  </a:lnTo>
                                  <a:lnTo>
                                    <a:pt x="221841" y="25326"/>
                                  </a:lnTo>
                                  <a:lnTo>
                                    <a:pt x="183555" y="6692"/>
                                  </a:lnTo>
                                  <a:lnTo>
                                    <a:pt x="139471" y="0"/>
                                  </a:lnTo>
                                  <a:close/>
                                </a:path>
                              </a:pathLst>
                            </a:custGeom>
                            <a:solidFill>
                              <a:srgbClr val="1D1D1D"/>
                            </a:solidFill>
                            <a:ln>
                              <a:noFill/>
                            </a:ln>
                          </wps:spPr>
                          <wps:bodyPr spcFirstLastPara="1" wrap="square" lIns="91425" tIns="91425" rIns="91425" bIns="91425" anchor="ctr" anchorCtr="0">
                            <a:noAutofit/>
                          </wps:bodyPr>
                        </wps:wsp>
                        <wps:wsp>
                          <wps:cNvPr id="14" name="Forma libre: forma 14"/>
                          <wps:cNvSpPr/>
                          <wps:spPr>
                            <a:xfrm>
                              <a:off x="1625672" y="95606"/>
                              <a:ext cx="47625" cy="73025"/>
                            </a:xfrm>
                            <a:custGeom>
                              <a:avLst/>
                              <a:gdLst/>
                              <a:ahLst/>
                              <a:cxnLst/>
                              <a:rect l="l" t="t" r="r" b="b"/>
                              <a:pathLst>
                                <a:path w="47625" h="73025" extrusionOk="0">
                                  <a:moveTo>
                                    <a:pt x="27677" y="0"/>
                                  </a:moveTo>
                                  <a:lnTo>
                                    <a:pt x="18727" y="0"/>
                                  </a:lnTo>
                                  <a:lnTo>
                                    <a:pt x="14753" y="908"/>
                                  </a:lnTo>
                                  <a:lnTo>
                                    <a:pt x="7761" y="4521"/>
                                  </a:lnTo>
                                  <a:lnTo>
                                    <a:pt x="5011" y="7050"/>
                                  </a:lnTo>
                                  <a:lnTo>
                                    <a:pt x="1002" y="13576"/>
                                  </a:lnTo>
                                  <a:lnTo>
                                    <a:pt x="0" y="17387"/>
                                  </a:lnTo>
                                  <a:lnTo>
                                    <a:pt x="0" y="21745"/>
                                  </a:lnTo>
                                  <a:lnTo>
                                    <a:pt x="10313" y="21745"/>
                                  </a:lnTo>
                                  <a:lnTo>
                                    <a:pt x="10313" y="19181"/>
                                  </a:lnTo>
                                  <a:lnTo>
                                    <a:pt x="10826" y="16944"/>
                                  </a:lnTo>
                                  <a:lnTo>
                                    <a:pt x="12877" y="13122"/>
                                  </a:lnTo>
                                  <a:lnTo>
                                    <a:pt x="14345" y="11642"/>
                                  </a:lnTo>
                                  <a:lnTo>
                                    <a:pt x="18168" y="9544"/>
                                  </a:lnTo>
                                  <a:lnTo>
                                    <a:pt x="20405" y="9019"/>
                                  </a:lnTo>
                                  <a:lnTo>
                                    <a:pt x="25393" y="9019"/>
                                  </a:lnTo>
                                  <a:lnTo>
                                    <a:pt x="35765" y="18249"/>
                                  </a:lnTo>
                                  <a:lnTo>
                                    <a:pt x="35765" y="22724"/>
                                  </a:lnTo>
                                  <a:lnTo>
                                    <a:pt x="69" y="64747"/>
                                  </a:lnTo>
                                  <a:lnTo>
                                    <a:pt x="69" y="72579"/>
                                  </a:lnTo>
                                  <a:lnTo>
                                    <a:pt x="47197" y="72579"/>
                                  </a:lnTo>
                                  <a:lnTo>
                                    <a:pt x="47197" y="63314"/>
                                  </a:lnTo>
                                  <a:lnTo>
                                    <a:pt x="14963" y="63314"/>
                                  </a:lnTo>
                                  <a:lnTo>
                                    <a:pt x="14963" y="62790"/>
                                  </a:lnTo>
                                  <a:lnTo>
                                    <a:pt x="29192" y="47896"/>
                                  </a:lnTo>
                                  <a:lnTo>
                                    <a:pt x="33550" y="43468"/>
                                  </a:lnTo>
                                  <a:lnTo>
                                    <a:pt x="36953" y="39704"/>
                                  </a:lnTo>
                                  <a:lnTo>
                                    <a:pt x="41848" y="33481"/>
                                  </a:lnTo>
                                  <a:lnTo>
                                    <a:pt x="43561" y="30649"/>
                                  </a:lnTo>
                                  <a:lnTo>
                                    <a:pt x="45542" y="25568"/>
                                  </a:lnTo>
                                  <a:lnTo>
                                    <a:pt x="46043" y="22969"/>
                                  </a:lnTo>
                                  <a:lnTo>
                                    <a:pt x="46043" y="16466"/>
                                  </a:lnTo>
                                  <a:lnTo>
                                    <a:pt x="45076" y="13017"/>
                                  </a:lnTo>
                                  <a:lnTo>
                                    <a:pt x="41207" y="6887"/>
                                  </a:lnTo>
                                  <a:lnTo>
                                    <a:pt x="38515" y="4463"/>
                                  </a:lnTo>
                                  <a:lnTo>
                                    <a:pt x="31639" y="897"/>
                                  </a:lnTo>
                                  <a:lnTo>
                                    <a:pt x="27677" y="0"/>
                                  </a:lnTo>
                                  <a:close/>
                                </a:path>
                              </a:pathLst>
                            </a:custGeom>
                            <a:solidFill>
                              <a:srgbClr val="FFFFFF"/>
                            </a:solidFill>
                            <a:ln>
                              <a:noFill/>
                            </a:ln>
                          </wps:spPr>
                          <wps:bodyPr spcFirstLastPara="1" wrap="square" lIns="91425" tIns="91425" rIns="91425" bIns="91425" anchor="ctr" anchorCtr="0">
                            <a:noAutofit/>
                          </wps:bodyPr>
                        </wps:wsp>
                        <wps:wsp>
                          <wps:cNvPr id="15" name="Forma libre: forma 15"/>
                          <wps:cNvSpPr/>
                          <wps:spPr>
                            <a:xfrm>
                              <a:off x="3019145" y="0"/>
                              <a:ext cx="279400" cy="262890"/>
                            </a:xfrm>
                            <a:custGeom>
                              <a:avLst/>
                              <a:gdLst/>
                              <a:ahLst/>
                              <a:cxnLst/>
                              <a:rect l="l" t="t" r="r" b="b"/>
                              <a:pathLst>
                                <a:path w="279400" h="262890" extrusionOk="0">
                                  <a:moveTo>
                                    <a:pt x="139471" y="0"/>
                                  </a:moveTo>
                                  <a:lnTo>
                                    <a:pt x="95387" y="6692"/>
                                  </a:lnTo>
                                  <a:lnTo>
                                    <a:pt x="57101" y="25326"/>
                                  </a:lnTo>
                                  <a:lnTo>
                                    <a:pt x="26909" y="53742"/>
                                  </a:lnTo>
                                  <a:lnTo>
                                    <a:pt x="7110" y="89776"/>
                                  </a:lnTo>
                                  <a:lnTo>
                                    <a:pt x="0" y="131267"/>
                                  </a:lnTo>
                                  <a:lnTo>
                                    <a:pt x="7110" y="172757"/>
                                  </a:lnTo>
                                  <a:lnTo>
                                    <a:pt x="26909" y="208791"/>
                                  </a:lnTo>
                                  <a:lnTo>
                                    <a:pt x="57101" y="237207"/>
                                  </a:lnTo>
                                  <a:lnTo>
                                    <a:pt x="95387" y="255842"/>
                                  </a:lnTo>
                                  <a:lnTo>
                                    <a:pt x="139471" y="262534"/>
                                  </a:lnTo>
                                  <a:lnTo>
                                    <a:pt x="183555" y="255842"/>
                                  </a:lnTo>
                                  <a:lnTo>
                                    <a:pt x="221841" y="237207"/>
                                  </a:lnTo>
                                  <a:lnTo>
                                    <a:pt x="252032" y="208791"/>
                                  </a:lnTo>
                                  <a:lnTo>
                                    <a:pt x="271832" y="172757"/>
                                  </a:lnTo>
                                  <a:lnTo>
                                    <a:pt x="278942" y="131267"/>
                                  </a:lnTo>
                                  <a:lnTo>
                                    <a:pt x="271832" y="89776"/>
                                  </a:lnTo>
                                  <a:lnTo>
                                    <a:pt x="252032" y="53742"/>
                                  </a:lnTo>
                                  <a:lnTo>
                                    <a:pt x="221841" y="25326"/>
                                  </a:lnTo>
                                  <a:lnTo>
                                    <a:pt x="183555" y="6692"/>
                                  </a:lnTo>
                                  <a:lnTo>
                                    <a:pt x="139471" y="0"/>
                                  </a:lnTo>
                                  <a:close/>
                                </a:path>
                              </a:pathLst>
                            </a:custGeom>
                            <a:solidFill>
                              <a:srgbClr val="1D1D1D"/>
                            </a:solidFill>
                            <a:ln>
                              <a:noFill/>
                            </a:ln>
                          </wps:spPr>
                          <wps:bodyPr spcFirstLastPara="1" wrap="square" lIns="91425" tIns="91425" rIns="91425" bIns="91425" anchor="ctr" anchorCtr="0">
                            <a:noAutofit/>
                          </wps:bodyPr>
                        </wps:wsp>
                        <wps:wsp>
                          <wps:cNvPr id="16" name="Forma libre: forma 16"/>
                          <wps:cNvSpPr/>
                          <wps:spPr>
                            <a:xfrm>
                              <a:off x="3133427" y="95606"/>
                              <a:ext cx="50800" cy="73660"/>
                            </a:xfrm>
                            <a:custGeom>
                              <a:avLst/>
                              <a:gdLst/>
                              <a:ahLst/>
                              <a:cxnLst/>
                              <a:rect l="l" t="t" r="r" b="b"/>
                              <a:pathLst>
                                <a:path w="50800" h="73660" extrusionOk="0">
                                  <a:moveTo>
                                    <a:pt x="30148" y="0"/>
                                  </a:moveTo>
                                  <a:lnTo>
                                    <a:pt x="21174" y="0"/>
                                  </a:lnTo>
                                  <a:lnTo>
                                    <a:pt x="17189" y="827"/>
                                  </a:lnTo>
                                  <a:lnTo>
                                    <a:pt x="1503" y="19578"/>
                                  </a:lnTo>
                                  <a:lnTo>
                                    <a:pt x="11956" y="19578"/>
                                  </a:lnTo>
                                  <a:lnTo>
                                    <a:pt x="12049" y="17387"/>
                                  </a:lnTo>
                                  <a:lnTo>
                                    <a:pt x="12725" y="15511"/>
                                  </a:lnTo>
                                  <a:lnTo>
                                    <a:pt x="15243" y="12364"/>
                                  </a:lnTo>
                                  <a:lnTo>
                                    <a:pt x="16874" y="11152"/>
                                  </a:lnTo>
                                  <a:lnTo>
                                    <a:pt x="20906" y="9451"/>
                                  </a:lnTo>
                                  <a:lnTo>
                                    <a:pt x="23085" y="9019"/>
                                  </a:lnTo>
                                  <a:lnTo>
                                    <a:pt x="27863" y="9019"/>
                                  </a:lnTo>
                                  <a:lnTo>
                                    <a:pt x="37478" y="17853"/>
                                  </a:lnTo>
                                  <a:lnTo>
                                    <a:pt x="37478" y="22375"/>
                                  </a:lnTo>
                                  <a:lnTo>
                                    <a:pt x="26675" y="31534"/>
                                  </a:lnTo>
                                  <a:lnTo>
                                    <a:pt x="17969" y="31534"/>
                                  </a:lnTo>
                                  <a:lnTo>
                                    <a:pt x="17969" y="40345"/>
                                  </a:lnTo>
                                  <a:lnTo>
                                    <a:pt x="27327" y="40345"/>
                                  </a:lnTo>
                                  <a:lnTo>
                                    <a:pt x="30148" y="40869"/>
                                  </a:lnTo>
                                  <a:lnTo>
                                    <a:pt x="34832" y="42967"/>
                                  </a:lnTo>
                                  <a:lnTo>
                                    <a:pt x="36615" y="44412"/>
                                  </a:lnTo>
                                  <a:lnTo>
                                    <a:pt x="39063" y="48071"/>
                                  </a:lnTo>
                                  <a:lnTo>
                                    <a:pt x="39680" y="50180"/>
                                  </a:lnTo>
                                  <a:lnTo>
                                    <a:pt x="39680" y="54888"/>
                                  </a:lnTo>
                                  <a:lnTo>
                                    <a:pt x="28027" y="64258"/>
                                  </a:lnTo>
                                  <a:lnTo>
                                    <a:pt x="22643" y="64258"/>
                                  </a:lnTo>
                                  <a:lnTo>
                                    <a:pt x="10977" y="53909"/>
                                  </a:lnTo>
                                  <a:lnTo>
                                    <a:pt x="0" y="53909"/>
                                  </a:lnTo>
                                  <a:lnTo>
                                    <a:pt x="20475" y="73558"/>
                                  </a:lnTo>
                                  <a:lnTo>
                                    <a:pt x="25276" y="73558"/>
                                  </a:lnTo>
                                  <a:lnTo>
                                    <a:pt x="30171" y="73558"/>
                                  </a:lnTo>
                                  <a:lnTo>
                                    <a:pt x="50611" y="56870"/>
                                  </a:lnTo>
                                  <a:lnTo>
                                    <a:pt x="50611" y="48409"/>
                                  </a:lnTo>
                                  <a:lnTo>
                                    <a:pt x="49306" y="44621"/>
                                  </a:lnTo>
                                  <a:lnTo>
                                    <a:pt x="44062" y="38515"/>
                                  </a:lnTo>
                                  <a:lnTo>
                                    <a:pt x="40380" y="36627"/>
                                  </a:lnTo>
                                  <a:lnTo>
                                    <a:pt x="35625" y="35905"/>
                                  </a:lnTo>
                                  <a:lnTo>
                                    <a:pt x="35625" y="35345"/>
                                  </a:lnTo>
                                  <a:lnTo>
                                    <a:pt x="39354" y="34390"/>
                                  </a:lnTo>
                                  <a:lnTo>
                                    <a:pt x="42337" y="32513"/>
                                  </a:lnTo>
                                  <a:lnTo>
                                    <a:pt x="46836" y="26920"/>
                                  </a:lnTo>
                                  <a:lnTo>
                                    <a:pt x="47954" y="23517"/>
                                  </a:lnTo>
                                  <a:lnTo>
                                    <a:pt x="47954" y="15988"/>
                                  </a:lnTo>
                                  <a:lnTo>
                                    <a:pt x="47045" y="12749"/>
                                  </a:lnTo>
                                  <a:lnTo>
                                    <a:pt x="43386" y="6829"/>
                                  </a:lnTo>
                                  <a:lnTo>
                                    <a:pt x="40799" y="4463"/>
                                  </a:lnTo>
                                  <a:lnTo>
                                    <a:pt x="34110" y="897"/>
                                  </a:lnTo>
                                  <a:lnTo>
                                    <a:pt x="30148" y="0"/>
                                  </a:lnTo>
                                  <a:close/>
                                </a:path>
                              </a:pathLst>
                            </a:custGeom>
                            <a:solidFill>
                              <a:srgbClr val="FFFFFF"/>
                            </a:solidFill>
                            <a:ln>
                              <a:noFill/>
                            </a:ln>
                          </wps:spPr>
                          <wps:bodyPr spcFirstLastPara="1" wrap="square" lIns="91425" tIns="91425" rIns="91425" bIns="91425" anchor="ctr" anchorCtr="0">
                            <a:noAutofit/>
                          </wps:bodyPr>
                        </wps:wsp>
                        <wps:wsp>
                          <wps:cNvPr id="17" name="Forma libre: forma 17"/>
                          <wps:cNvSpPr/>
                          <wps:spPr>
                            <a:xfrm>
                              <a:off x="4528718" y="0"/>
                              <a:ext cx="279400" cy="262890"/>
                            </a:xfrm>
                            <a:custGeom>
                              <a:avLst/>
                              <a:gdLst/>
                              <a:ahLst/>
                              <a:cxnLst/>
                              <a:rect l="l" t="t" r="r" b="b"/>
                              <a:pathLst>
                                <a:path w="279400" h="262890" extrusionOk="0">
                                  <a:moveTo>
                                    <a:pt x="139471" y="0"/>
                                  </a:moveTo>
                                  <a:lnTo>
                                    <a:pt x="95387" y="6692"/>
                                  </a:lnTo>
                                  <a:lnTo>
                                    <a:pt x="57101" y="25326"/>
                                  </a:lnTo>
                                  <a:lnTo>
                                    <a:pt x="26909" y="53742"/>
                                  </a:lnTo>
                                  <a:lnTo>
                                    <a:pt x="7110" y="89776"/>
                                  </a:lnTo>
                                  <a:lnTo>
                                    <a:pt x="0" y="131267"/>
                                  </a:lnTo>
                                  <a:lnTo>
                                    <a:pt x="7110" y="172757"/>
                                  </a:lnTo>
                                  <a:lnTo>
                                    <a:pt x="26909" y="208791"/>
                                  </a:lnTo>
                                  <a:lnTo>
                                    <a:pt x="57101" y="237207"/>
                                  </a:lnTo>
                                  <a:lnTo>
                                    <a:pt x="95387" y="255842"/>
                                  </a:lnTo>
                                  <a:lnTo>
                                    <a:pt x="139471" y="262534"/>
                                  </a:lnTo>
                                  <a:lnTo>
                                    <a:pt x="183555" y="255842"/>
                                  </a:lnTo>
                                  <a:lnTo>
                                    <a:pt x="221841" y="237207"/>
                                  </a:lnTo>
                                  <a:lnTo>
                                    <a:pt x="252032" y="208791"/>
                                  </a:lnTo>
                                  <a:lnTo>
                                    <a:pt x="271832" y="172757"/>
                                  </a:lnTo>
                                  <a:lnTo>
                                    <a:pt x="278942" y="131267"/>
                                  </a:lnTo>
                                  <a:lnTo>
                                    <a:pt x="271832" y="89776"/>
                                  </a:lnTo>
                                  <a:lnTo>
                                    <a:pt x="252032" y="53742"/>
                                  </a:lnTo>
                                  <a:lnTo>
                                    <a:pt x="221841" y="25326"/>
                                  </a:lnTo>
                                  <a:lnTo>
                                    <a:pt x="183555" y="6692"/>
                                  </a:lnTo>
                                  <a:lnTo>
                                    <a:pt x="139471" y="0"/>
                                  </a:lnTo>
                                  <a:close/>
                                </a:path>
                              </a:pathLst>
                            </a:custGeom>
                            <a:solidFill>
                              <a:srgbClr val="1D1D1D"/>
                            </a:solidFill>
                            <a:ln>
                              <a:noFill/>
                            </a:ln>
                          </wps:spPr>
                          <wps:bodyPr spcFirstLastPara="1" wrap="square" lIns="91425" tIns="91425" rIns="91425" bIns="91425" anchor="ctr" anchorCtr="0">
                            <a:noAutofit/>
                          </wps:bodyPr>
                        </wps:wsp>
                        <wps:wsp>
                          <wps:cNvPr id="18" name="Forma libre: forma 18"/>
                          <wps:cNvSpPr/>
                          <wps:spPr>
                            <a:xfrm>
                              <a:off x="4641365" y="96585"/>
                              <a:ext cx="53975" cy="71755"/>
                            </a:xfrm>
                            <a:custGeom>
                              <a:avLst/>
                              <a:gdLst/>
                              <a:ahLst/>
                              <a:cxnLst/>
                              <a:rect l="l" t="t" r="r" b="b"/>
                              <a:pathLst>
                                <a:path w="53975" h="71755" extrusionOk="0">
                                  <a:moveTo>
                                    <a:pt x="37827" y="0"/>
                                  </a:moveTo>
                                  <a:lnTo>
                                    <a:pt x="34017" y="0"/>
                                  </a:lnTo>
                                  <a:lnTo>
                                    <a:pt x="33947" y="71600"/>
                                  </a:lnTo>
                                  <a:lnTo>
                                    <a:pt x="44260" y="71600"/>
                                  </a:lnTo>
                                  <a:lnTo>
                                    <a:pt x="44260" y="12865"/>
                                  </a:lnTo>
                                  <a:lnTo>
                                    <a:pt x="37827" y="12865"/>
                                  </a:lnTo>
                                  <a:lnTo>
                                    <a:pt x="37827" y="0"/>
                                  </a:lnTo>
                                  <a:close/>
                                </a:path>
                                <a:path w="53975" h="71755" extrusionOk="0">
                                  <a:moveTo>
                                    <a:pt x="34017" y="0"/>
                                  </a:moveTo>
                                  <a:lnTo>
                                    <a:pt x="30940" y="0"/>
                                  </a:lnTo>
                                  <a:lnTo>
                                    <a:pt x="0" y="48875"/>
                                  </a:lnTo>
                                  <a:lnTo>
                                    <a:pt x="0" y="57615"/>
                                  </a:lnTo>
                                  <a:lnTo>
                                    <a:pt x="33947" y="57615"/>
                                  </a:lnTo>
                                  <a:lnTo>
                                    <a:pt x="34017" y="48456"/>
                                  </a:lnTo>
                                  <a:lnTo>
                                    <a:pt x="11327" y="48456"/>
                                  </a:lnTo>
                                  <a:lnTo>
                                    <a:pt x="11327" y="47896"/>
                                  </a:lnTo>
                                  <a:lnTo>
                                    <a:pt x="33457" y="12865"/>
                                  </a:lnTo>
                                  <a:lnTo>
                                    <a:pt x="34017" y="12865"/>
                                  </a:lnTo>
                                  <a:lnTo>
                                    <a:pt x="34017" y="0"/>
                                  </a:lnTo>
                                  <a:close/>
                                </a:path>
                                <a:path w="53975" h="71755" extrusionOk="0">
                                  <a:moveTo>
                                    <a:pt x="53735" y="48456"/>
                                  </a:moveTo>
                                  <a:lnTo>
                                    <a:pt x="44260" y="48456"/>
                                  </a:lnTo>
                                  <a:lnTo>
                                    <a:pt x="44260" y="57615"/>
                                  </a:lnTo>
                                  <a:lnTo>
                                    <a:pt x="53735" y="57615"/>
                                  </a:lnTo>
                                  <a:lnTo>
                                    <a:pt x="53735" y="48456"/>
                                  </a:lnTo>
                                  <a:close/>
                                </a:path>
                                <a:path w="53975" h="71755" extrusionOk="0">
                                  <a:moveTo>
                                    <a:pt x="44260" y="0"/>
                                  </a:moveTo>
                                  <a:lnTo>
                                    <a:pt x="37827" y="0"/>
                                  </a:lnTo>
                                  <a:lnTo>
                                    <a:pt x="37827" y="12865"/>
                                  </a:lnTo>
                                  <a:lnTo>
                                    <a:pt x="44260" y="12865"/>
                                  </a:lnTo>
                                  <a:lnTo>
                                    <a:pt x="44260" y="0"/>
                                  </a:lnTo>
                                  <a:close/>
                                </a:path>
                              </a:pathLst>
                            </a:custGeom>
                            <a:solidFill>
                              <a:srgbClr val="FFFFFF"/>
                            </a:solidFill>
                            <a:ln>
                              <a:noFill/>
                            </a:ln>
                          </wps:spPr>
                          <wps:bodyPr spcFirstLastPara="1" wrap="square" lIns="91425" tIns="91425" rIns="91425" bIns="91425" anchor="ctr" anchorCtr="0">
                            <a:noAutofit/>
                          </wps:bodyPr>
                        </wps:wsp>
                        <wps:wsp>
                          <wps:cNvPr id="21" name="Forma libre: forma 21"/>
                          <wps:cNvSpPr/>
                          <wps:spPr>
                            <a:xfrm>
                              <a:off x="303549" y="70052"/>
                              <a:ext cx="4199890" cy="122555"/>
                            </a:xfrm>
                            <a:custGeom>
                              <a:avLst/>
                              <a:gdLst/>
                              <a:ahLst/>
                              <a:cxnLst/>
                              <a:rect l="l" t="t" r="r" b="b"/>
                              <a:pathLst>
                                <a:path w="4199890" h="122555" extrusionOk="0">
                                  <a:moveTo>
                                    <a:pt x="1180160" y="58623"/>
                                  </a:moveTo>
                                  <a:lnTo>
                                    <a:pt x="1174546" y="53022"/>
                                  </a:lnTo>
                                  <a:lnTo>
                                    <a:pt x="1121537" y="0"/>
                                  </a:lnTo>
                                  <a:lnTo>
                                    <a:pt x="1116342" y="0"/>
                                  </a:lnTo>
                                  <a:lnTo>
                                    <a:pt x="1109929" y="6413"/>
                                  </a:lnTo>
                                  <a:lnTo>
                                    <a:pt x="1109929" y="11607"/>
                                  </a:lnTo>
                                  <a:lnTo>
                                    <a:pt x="1151343" y="53022"/>
                                  </a:lnTo>
                                  <a:lnTo>
                                    <a:pt x="8204" y="53022"/>
                                  </a:lnTo>
                                  <a:lnTo>
                                    <a:pt x="3670" y="53022"/>
                                  </a:lnTo>
                                  <a:lnTo>
                                    <a:pt x="0" y="56692"/>
                                  </a:lnTo>
                                  <a:lnTo>
                                    <a:pt x="0" y="65747"/>
                                  </a:lnTo>
                                  <a:lnTo>
                                    <a:pt x="3670" y="69430"/>
                                  </a:lnTo>
                                  <a:lnTo>
                                    <a:pt x="8204" y="69430"/>
                                  </a:lnTo>
                                  <a:lnTo>
                                    <a:pt x="1151331" y="69430"/>
                                  </a:lnTo>
                                  <a:lnTo>
                                    <a:pt x="1109929" y="110832"/>
                                  </a:lnTo>
                                  <a:lnTo>
                                    <a:pt x="1109929" y="116027"/>
                                  </a:lnTo>
                                  <a:lnTo>
                                    <a:pt x="1116342" y="122440"/>
                                  </a:lnTo>
                                  <a:lnTo>
                                    <a:pt x="1121537" y="122440"/>
                                  </a:lnTo>
                                  <a:lnTo>
                                    <a:pt x="1174546" y="69430"/>
                                  </a:lnTo>
                                  <a:lnTo>
                                    <a:pt x="1180160" y="63817"/>
                                  </a:lnTo>
                                  <a:lnTo>
                                    <a:pt x="1180160" y="58623"/>
                                  </a:lnTo>
                                  <a:close/>
                                </a:path>
                                <a:path w="4199890" h="122555" extrusionOk="0">
                                  <a:moveTo>
                                    <a:pt x="2689733" y="58623"/>
                                  </a:moveTo>
                                  <a:lnTo>
                                    <a:pt x="2684119" y="53022"/>
                                  </a:lnTo>
                                  <a:lnTo>
                                    <a:pt x="2631109" y="0"/>
                                  </a:lnTo>
                                  <a:lnTo>
                                    <a:pt x="2625915" y="0"/>
                                  </a:lnTo>
                                  <a:lnTo>
                                    <a:pt x="2619502" y="6413"/>
                                  </a:lnTo>
                                  <a:lnTo>
                                    <a:pt x="2619502" y="11607"/>
                                  </a:lnTo>
                                  <a:lnTo>
                                    <a:pt x="2660916" y="53022"/>
                                  </a:lnTo>
                                  <a:lnTo>
                                    <a:pt x="1517777" y="53022"/>
                                  </a:lnTo>
                                  <a:lnTo>
                                    <a:pt x="1513243" y="53022"/>
                                  </a:lnTo>
                                  <a:lnTo>
                                    <a:pt x="1509572" y="56692"/>
                                  </a:lnTo>
                                  <a:lnTo>
                                    <a:pt x="1509572" y="65747"/>
                                  </a:lnTo>
                                  <a:lnTo>
                                    <a:pt x="1513243" y="69430"/>
                                  </a:lnTo>
                                  <a:lnTo>
                                    <a:pt x="1517777" y="69430"/>
                                  </a:lnTo>
                                  <a:lnTo>
                                    <a:pt x="2660904" y="69430"/>
                                  </a:lnTo>
                                  <a:lnTo>
                                    <a:pt x="2619502" y="110832"/>
                                  </a:lnTo>
                                  <a:lnTo>
                                    <a:pt x="2619502" y="116027"/>
                                  </a:lnTo>
                                  <a:lnTo>
                                    <a:pt x="2625915" y="122440"/>
                                  </a:lnTo>
                                  <a:lnTo>
                                    <a:pt x="2631109" y="122440"/>
                                  </a:lnTo>
                                  <a:lnTo>
                                    <a:pt x="2684119" y="69430"/>
                                  </a:lnTo>
                                  <a:lnTo>
                                    <a:pt x="2689733" y="63817"/>
                                  </a:lnTo>
                                  <a:lnTo>
                                    <a:pt x="2689733" y="58623"/>
                                  </a:lnTo>
                                  <a:close/>
                                </a:path>
                                <a:path w="4199890" h="122555" extrusionOk="0">
                                  <a:moveTo>
                                    <a:pt x="4199305" y="58623"/>
                                  </a:moveTo>
                                  <a:lnTo>
                                    <a:pt x="4193692" y="53022"/>
                                  </a:lnTo>
                                  <a:lnTo>
                                    <a:pt x="4140682" y="0"/>
                                  </a:lnTo>
                                  <a:lnTo>
                                    <a:pt x="4135488" y="0"/>
                                  </a:lnTo>
                                  <a:lnTo>
                                    <a:pt x="4129074" y="6413"/>
                                  </a:lnTo>
                                  <a:lnTo>
                                    <a:pt x="4129074" y="11607"/>
                                  </a:lnTo>
                                  <a:lnTo>
                                    <a:pt x="4170489" y="53022"/>
                                  </a:lnTo>
                                  <a:lnTo>
                                    <a:pt x="3027349" y="53022"/>
                                  </a:lnTo>
                                  <a:lnTo>
                                    <a:pt x="3022816" y="53022"/>
                                  </a:lnTo>
                                  <a:lnTo>
                                    <a:pt x="3019145" y="56692"/>
                                  </a:lnTo>
                                  <a:lnTo>
                                    <a:pt x="3019145" y="65747"/>
                                  </a:lnTo>
                                  <a:lnTo>
                                    <a:pt x="3022816" y="69430"/>
                                  </a:lnTo>
                                  <a:lnTo>
                                    <a:pt x="3027349" y="69430"/>
                                  </a:lnTo>
                                  <a:lnTo>
                                    <a:pt x="4170476" y="69430"/>
                                  </a:lnTo>
                                  <a:lnTo>
                                    <a:pt x="4129074" y="110832"/>
                                  </a:lnTo>
                                  <a:lnTo>
                                    <a:pt x="4129074" y="116027"/>
                                  </a:lnTo>
                                  <a:lnTo>
                                    <a:pt x="4135488" y="122440"/>
                                  </a:lnTo>
                                  <a:lnTo>
                                    <a:pt x="4140682" y="122440"/>
                                  </a:lnTo>
                                  <a:lnTo>
                                    <a:pt x="4193692" y="69430"/>
                                  </a:lnTo>
                                  <a:lnTo>
                                    <a:pt x="4199305" y="63817"/>
                                  </a:lnTo>
                                  <a:lnTo>
                                    <a:pt x="4199305" y="58623"/>
                                  </a:lnTo>
                                  <a:close/>
                                </a:path>
                              </a:pathLst>
                            </a:custGeom>
                            <a:solidFill>
                              <a:srgbClr val="B3B3B3"/>
                            </a:solidFill>
                            <a:ln>
                              <a:noFill/>
                            </a:ln>
                          </wps:spPr>
                          <wps:bodyPr spcFirstLastPara="1" wrap="square" lIns="91425" tIns="91425" rIns="91425" bIns="91425" anchor="ctr" anchorCtr="0">
                            <a:noAutofit/>
                          </wps:bodyPr>
                        </wps:wsp>
                      </wpg:grpSp>
                    </wpg:wgp>
                  </a:graphicData>
                </a:graphic>
              </wp:anchor>
            </w:drawing>
          </mc:Choice>
          <mc:Fallback>
            <w:pict>
              <v:group w14:anchorId="094BC081" id="Grupo 35" o:spid="_x0000_s1038" style="position:absolute;margin-left:50pt;margin-top:16pt;width:378.6pt;height:20.7pt;z-index:251660288;mso-wrap-distance-left:0;mso-wrap-distance-right:0;mso-position-horizontal-relative:text;mso-position-vertical-relative:text" coordorigin="29418,36485" coordsize="48082,2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">
                <v:group id="Grupo 9" o:spid="_x0000_s1039" style="position:absolute;left:29418;top:36485;width:48082;height:2629" coordsize="4808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40" style="position:absolute;width:48082;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71C16BF7" w14:textId="77777777" w:rsidR="002301CE" w:rsidRDefault="002301CE">
                          <w:pPr>
                            <w:textDirection w:val="btLr"/>
                          </w:pPr>
                        </w:p>
                      </w:txbxContent>
                    </v:textbox>
                  </v:rect>
                  <v:shape id="Forma libre: forma 11" o:spid="_x0000_s1041" style="position:absolute;width:2794;height:2628;visibility:visible;mso-wrap-style:square;v-text-anchor:middle" coordsize="27940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" path="m139471,l95387,6692,57101,25326,26909,53742,7110,89776,,131267r7110,41490l26909,208791r30192,28416l95387,255842r44084,6692l183555,255842r38286,-18635l252032,208791r19800,-36034l278942,131267,271832,89776,252032,53742,221841,25326,183555,6692,139471,xe" fillcolor="#1d1d1d" stroked="f">
                    <v:path arrowok="t" o:extrusionok="f"/>
                  </v:shape>
                  <v:shape id="Forma libre: forma 12" o:spid="_x0000_s1042" style="position:absolute;left:1218;top:965;width:286;height:718;visibility:visible;mso-wrap-style:square;v-text-anchor:middle" coordsize="2857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" path="m28388,l17865,,,11676,,22025,17130,10837r420,l17550,71600r10838,l28388,xe" stroked="f">
                    <v:path arrowok="t" o:extrusionok="f"/>
                  </v:shape>
                  <v:shape id="Forma libre: forma 13" o:spid="_x0000_s1043" style="position:absolute;left:15095;width:2794;height:2628;visibility:visible;mso-wrap-style:square;v-text-anchor:middle" coordsize="27940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" path="m139471,l95387,6692,57101,25326,26909,53742,7110,89776,,131267r7110,41490l26909,208791r30192,28416l95387,255842r44084,6692l183555,255842r38286,-18635l252032,208791r19800,-36034l278942,131267,271832,89776,252032,53742,221841,25326,183555,6692,139471,xe" fillcolor="#1d1d1d" stroked="f">
                    <v:path arrowok="t" o:extrusionok="f"/>
                  </v:shape>
                  <v:shape id="Forma libre: forma 14" o:spid="_x0000_s1044" style="position:absolute;left:16256;top:956;width:476;height:730;visibility:visible;mso-wrap-style:square;v-text-anchor:middle" coordsize="4762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" path="m27677,l18727,,14753,908,7761,4521,5011,7050,1002,13576,,17387r,4358l10313,21745r,-2564l10826,16944r2051,-3822l14345,11642,18168,9544r2237,-525l25393,9019r10372,9230l35765,22724,69,64747r,7832l47197,72579r,-9265l14963,63314r,-524l29192,47896r4358,-4428l36953,39704r4895,-6223l43561,30649r1981,-5081l46043,22969r,-6503l45076,13017,41207,6887,38515,4463,31639,897,27677,xe" stroked="f">
                    <v:path arrowok="t" o:extrusionok="f"/>
                  </v:shape>
                  <v:shape id="Forma libre: forma 15" o:spid="_x0000_s1045" style="position:absolute;left:30191;width:2794;height:2628;visibility:visible;mso-wrap-style:square;v-text-anchor:middle" coordsize="27940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" path="m139471,l95387,6692,57101,25326,26909,53742,7110,89776,,131267r7110,41490l26909,208791r30192,28416l95387,255842r44084,6692l183555,255842r38286,-18635l252032,208791r19800,-36034l278942,131267,271832,89776,252032,53742,221841,25326,183555,6692,139471,xe" fillcolor="#1d1d1d" stroked="f">
                    <v:path arrowok="t" o:extrusionok="f"/>
                  </v:shape>
                  <v:shape id="Forma libre: forma 16" o:spid="_x0000_s1046" style="position:absolute;left:31334;top:956;width:508;height:736;visibility:visible;mso-wrap-style:square;v-text-anchor:middle" coordsize="5080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" path="m30148,l21174,,17189,827,1503,19578r10453,l12049,17387r676,-1876l15243,12364r1631,-1212l20906,9451r2179,-432l27863,9019r9615,8834l37478,22375,26675,31534r-8706,l17969,40345r9358,l30148,40869r4684,2098l36615,44412r2448,3659l39680,50180r,4708l28027,64258r-5384,l10977,53909,,53909,20475,73558r4801,l30171,73558,50611,56870r,-8461l49306,44621,44062,38515,40380,36627r-4755,-722l35625,35345r3729,-955l42337,32513r4499,-5593l47954,23517r,-7529l47045,12749,43386,6829,40799,4463,34110,897,30148,xe" stroked="f">
                    <v:path arrowok="t" o:extrusionok="f"/>
                  </v:shape>
                  <v:shape id="Forma libre: forma 17" o:spid="_x0000_s1047" style="position:absolute;left:45287;width:2794;height:2628;visibility:visible;mso-wrap-style:square;v-text-anchor:middle" coordsize="27940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" path="m139471,l95387,6692,57101,25326,26909,53742,7110,89776,,131267r7110,41490l26909,208791r30192,28416l95387,255842r44084,6692l183555,255842r38286,-18635l252032,208791r19800,-36034l278942,131267,271832,89776,252032,53742,221841,25326,183555,6692,139471,xe" fillcolor="#1d1d1d" stroked="f">
                    <v:path arrowok="t" o:extrusionok="f"/>
                  </v:shape>
                  <v:shape id="Forma libre: forma 18" o:spid="_x0000_s1048" style="position:absolute;left:46413;top:965;width:540;height:718;visibility:visible;mso-wrap-style:square;v-text-anchor:middle" coordsize="5397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" path="m37827,l34017,r-70,71600l44260,71600r,-58735l37827,12865,37827,xem34017,l30940,,,48875r,8740l33947,57615r70,-9159l11327,48456r,-560l33457,12865r560,l34017,xem53735,48456r-9475,l44260,57615r9475,l53735,48456xem44260,l37827,r,12865l44260,12865,44260,xe" stroked="f">
                    <v:path arrowok="t" o:extrusionok="f"/>
                  </v:shape>
                  <v:shape id="Forma libre: forma 21" o:spid="_x0000_s1049" style="position:absolute;left:3035;top:700;width:41999;height:1226;visibility:visible;mso-wrap-style:square;v-text-anchor:middle" coordsize="4199890,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" path="m1180160,58623r-5614,-5601l1121537,r-5195,l1109929,6413r,5194l1151343,53022r-1143139,l3670,53022,,56692r,9055l3670,69430r4534,l1151331,69430r-41402,41402l1109929,116027r6413,6413l1121537,122440r53009,-53010l1180160,63817r,-5194xem2689733,58623r-5614,-5601l2631109,r-5194,l2619502,6413r,5194l2660916,53022r-1143139,l1513243,53022r-3671,3670l1509572,65747r3671,3683l1517777,69430r1143127,l2619502,110832r,5195l2625915,122440r5194,l2684119,69430r5614,-5613l2689733,58623xem4199305,58623r-5613,-5601l4140682,r-5194,l4129074,6413r,5194l4170489,53022r-1143140,l3022816,53022r-3671,3670l3019145,65747r3671,3683l3027349,69430r1143127,l4129074,110832r,5195l4135488,122440r5194,l4193692,69430r5613,-5613l4199305,58623xe" fillcolor="#b3b3b3" stroked="f">
                    <v:path arrowok="t" o:extrusionok="f"/>
                  </v:shape>
                </v:group>
                <w10:wrap type="topAndBottom"/>
              </v:group>
            </w:pict>
          </mc:Fallback>
        </mc:AlternateContent>
      </w:r>
      <w:r>
        <w:rPr>
          <w:noProof/>
        </w:rPr>
        <w:drawing>
          <wp:anchor distT="0" distB="0" distL="0" distR="0" simplePos="0" relativeHeight="251661312" behindDoc="0" locked="0" layoutInCell="1" hidden="0" allowOverlap="1" wp14:anchorId="2FDEA683" wp14:editId="0BA6BCEB">
            <wp:simplePos x="0" y="0"/>
            <wp:positionH relativeFrom="column">
              <wp:posOffset>150513</wp:posOffset>
            </wp:positionH>
            <wp:positionV relativeFrom="paragraph">
              <wp:posOffset>530215</wp:posOffset>
            </wp:positionV>
            <wp:extent cx="1251136" cy="276225"/>
            <wp:effectExtent l="0" t="0" r="0" b="0"/>
            <wp:wrapTopAndBottom distT="0" dist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1251136" cy="276225"/>
                    </a:xfrm>
                    <a:prstGeom prst="rect">
                      <a:avLst/>
                    </a:prstGeom>
                    <a:ln/>
                  </pic:spPr>
                </pic:pic>
              </a:graphicData>
            </a:graphic>
          </wp:anchor>
        </w:drawing>
      </w:r>
      <w:r>
        <w:rPr>
          <w:noProof/>
        </w:rPr>
        <w:drawing>
          <wp:anchor distT="0" distB="0" distL="0" distR="0" simplePos="0" relativeHeight="251662336" behindDoc="0" locked="0" layoutInCell="1" hidden="0" allowOverlap="1" wp14:anchorId="16AA483C" wp14:editId="1DA1D681">
            <wp:simplePos x="0" y="0"/>
            <wp:positionH relativeFrom="column">
              <wp:posOffset>1660086</wp:posOffset>
            </wp:positionH>
            <wp:positionV relativeFrom="paragraph">
              <wp:posOffset>530215</wp:posOffset>
            </wp:positionV>
            <wp:extent cx="1251136" cy="276225"/>
            <wp:effectExtent l="0" t="0" r="0" b="0"/>
            <wp:wrapTopAndBottom distT="0" dist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251136" cy="276225"/>
                    </a:xfrm>
                    <a:prstGeom prst="rect">
                      <a:avLst/>
                    </a:prstGeom>
                    <a:ln/>
                  </pic:spPr>
                </pic:pic>
              </a:graphicData>
            </a:graphic>
          </wp:anchor>
        </w:drawing>
      </w:r>
      <w:r>
        <w:rPr>
          <w:noProof/>
        </w:rPr>
        <w:drawing>
          <wp:anchor distT="0" distB="0" distL="0" distR="0" simplePos="0" relativeHeight="251663360" behindDoc="0" locked="0" layoutInCell="1" hidden="0" allowOverlap="1" wp14:anchorId="64AEC8E2" wp14:editId="205D84E2">
            <wp:simplePos x="0" y="0"/>
            <wp:positionH relativeFrom="column">
              <wp:posOffset>3169658</wp:posOffset>
            </wp:positionH>
            <wp:positionV relativeFrom="paragraph">
              <wp:posOffset>530215</wp:posOffset>
            </wp:positionV>
            <wp:extent cx="1251136" cy="276225"/>
            <wp:effectExtent l="0" t="0" r="0" b="0"/>
            <wp:wrapTopAndBottom distT="0" dist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251136" cy="276225"/>
                    </a:xfrm>
                    <a:prstGeom prst="rect">
                      <a:avLst/>
                    </a:prstGeom>
                    <a:ln/>
                  </pic:spPr>
                </pic:pic>
              </a:graphicData>
            </a:graphic>
          </wp:anchor>
        </w:drawing>
      </w:r>
      <w:r>
        <w:rPr>
          <w:noProof/>
        </w:rPr>
        <w:drawing>
          <wp:anchor distT="0" distB="0" distL="0" distR="0" simplePos="0" relativeHeight="251664384" behindDoc="0" locked="0" layoutInCell="1" hidden="0" allowOverlap="1" wp14:anchorId="3EBF9277" wp14:editId="5662BA31">
            <wp:simplePos x="0" y="0"/>
            <wp:positionH relativeFrom="column">
              <wp:posOffset>4679231</wp:posOffset>
            </wp:positionH>
            <wp:positionV relativeFrom="paragraph">
              <wp:posOffset>530215</wp:posOffset>
            </wp:positionV>
            <wp:extent cx="1251136" cy="276225"/>
            <wp:effectExtent l="0" t="0" r="0" b="0"/>
            <wp:wrapTopAndBottom distT="0" dist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1251136" cy="276225"/>
                    </a:xfrm>
                    <a:prstGeom prst="rect">
                      <a:avLst/>
                    </a:prstGeom>
                    <a:ln/>
                  </pic:spPr>
                </pic:pic>
              </a:graphicData>
            </a:graphic>
          </wp:anchor>
        </w:drawing>
      </w:r>
      <w:r>
        <w:rPr>
          <w:noProof/>
        </w:rPr>
        <w:drawing>
          <wp:anchor distT="0" distB="0" distL="0" distR="0" simplePos="0" relativeHeight="251665408" behindDoc="0" locked="0" layoutInCell="1" hidden="0" allowOverlap="1" wp14:anchorId="248DD746" wp14:editId="70885A5D">
            <wp:simplePos x="0" y="0"/>
            <wp:positionH relativeFrom="column">
              <wp:posOffset>150513</wp:posOffset>
            </wp:positionH>
            <wp:positionV relativeFrom="paragraph">
              <wp:posOffset>854279</wp:posOffset>
            </wp:positionV>
            <wp:extent cx="1265809" cy="809625"/>
            <wp:effectExtent l="0" t="0" r="0" b="0"/>
            <wp:wrapTopAndBottom distT="0" dist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1265809" cy="809625"/>
                    </a:xfrm>
                    <a:prstGeom prst="rect">
                      <a:avLst/>
                    </a:prstGeom>
                    <a:ln/>
                  </pic:spPr>
                </pic:pic>
              </a:graphicData>
            </a:graphic>
          </wp:anchor>
        </w:drawing>
      </w:r>
      <w:r>
        <w:rPr>
          <w:noProof/>
        </w:rPr>
        <mc:AlternateContent>
          <mc:Choice Requires="wpg">
            <w:drawing>
              <wp:anchor distT="0" distB="0" distL="0" distR="0" simplePos="0" relativeHeight="251666432" behindDoc="0" locked="0" layoutInCell="1" hidden="0" allowOverlap="1" wp14:anchorId="39FF9BFE" wp14:editId="1E104301">
                <wp:simplePos x="0" y="0"/>
                <wp:positionH relativeFrom="column">
                  <wp:posOffset>1651000</wp:posOffset>
                </wp:positionH>
                <wp:positionV relativeFrom="paragraph">
                  <wp:posOffset>850900</wp:posOffset>
                </wp:positionV>
                <wp:extent cx="1263650" cy="808355"/>
                <wp:effectExtent l="0" t="0" r="0" b="0"/>
                <wp:wrapTopAndBottom distT="0" distB="0"/>
                <wp:docPr id="41" name="Grupo 41"/>
                <wp:cNvGraphicFramePr/>
                <a:graphic xmlns:a="http://schemas.openxmlformats.org/drawingml/2006/main">
                  <a:graphicData uri="http://schemas.microsoft.com/office/word/2010/wordprocessingGroup">
                    <wpg:wgp>
                      <wpg:cNvGrpSpPr/>
                      <wpg:grpSpPr>
                        <a:xfrm>
                          <a:off x="0" y="0"/>
                          <a:ext cx="1263650" cy="808355"/>
                          <a:chOff x="4714175" y="3375800"/>
                          <a:chExt cx="1263650" cy="808375"/>
                        </a:xfrm>
                      </wpg:grpSpPr>
                      <wpg:grpSp>
                        <wpg:cNvPr id="22" name="Grupo 22"/>
                        <wpg:cNvGrpSpPr/>
                        <wpg:grpSpPr>
                          <a:xfrm>
                            <a:off x="4714175" y="3375823"/>
                            <a:ext cx="1263650" cy="808350"/>
                            <a:chOff x="0" y="0"/>
                            <a:chExt cx="1263650" cy="808350"/>
                          </a:xfrm>
                        </wpg:grpSpPr>
                        <wps:wsp>
                          <wps:cNvPr id="24" name="Rectángulo 24"/>
                          <wps:cNvSpPr/>
                          <wps:spPr>
                            <a:xfrm>
                              <a:off x="0" y="0"/>
                              <a:ext cx="1263650" cy="808350"/>
                            </a:xfrm>
                            <a:prstGeom prst="rect">
                              <a:avLst/>
                            </a:prstGeom>
                            <a:noFill/>
                            <a:ln>
                              <a:noFill/>
                            </a:ln>
                          </wps:spPr>
                          <wps:txbx>
                            <w:txbxContent>
                              <w:p w14:paraId="0416DA44" w14:textId="77777777" w:rsidR="002301CE" w:rsidRDefault="002301CE">
                                <w:pPr>
                                  <w:textDirection w:val="btLr"/>
                                </w:pPr>
                              </w:p>
                            </w:txbxContent>
                          </wps:txbx>
                          <wps:bodyPr spcFirstLastPara="1" wrap="square" lIns="91425" tIns="91425" rIns="91425" bIns="91425" anchor="ctr" anchorCtr="0">
                            <a:noAutofit/>
                          </wps:bodyPr>
                        </wps:wsp>
                        <pic:pic xmlns:pic="http://schemas.openxmlformats.org/drawingml/2006/picture">
                          <pic:nvPicPr>
                            <pic:cNvPr id="25" name="Shape 25"/>
                            <pic:cNvPicPr preferRelativeResize="0"/>
                          </pic:nvPicPr>
                          <pic:blipFill rotWithShape="1">
                            <a:blip r:embed="rId27">
                              <a:alphaModFix/>
                            </a:blip>
                            <a:srcRect/>
                            <a:stretch/>
                          </pic:blipFill>
                          <pic:spPr>
                            <a:xfrm>
                              <a:off x="0" y="0"/>
                              <a:ext cx="1263446" cy="808113"/>
                            </a:xfrm>
                            <a:prstGeom prst="rect">
                              <a:avLst/>
                            </a:prstGeom>
                            <a:noFill/>
                            <a:ln>
                              <a:noFill/>
                            </a:ln>
                          </pic:spPr>
                        </pic:pic>
                        <pic:pic xmlns:pic="http://schemas.openxmlformats.org/drawingml/2006/picture">
                          <pic:nvPicPr>
                            <pic:cNvPr id="26" name="Shape 26"/>
                            <pic:cNvPicPr preferRelativeResize="0"/>
                          </pic:nvPicPr>
                          <pic:blipFill rotWithShape="1">
                            <a:blip r:embed="rId28">
                              <a:alphaModFix/>
                            </a:blip>
                            <a:srcRect/>
                            <a:stretch/>
                          </pic:blipFill>
                          <pic:spPr>
                            <a:xfrm>
                              <a:off x="750684" y="266636"/>
                              <a:ext cx="75283" cy="74126"/>
                            </a:xfrm>
                            <a:prstGeom prst="rect">
                              <a:avLst/>
                            </a:prstGeom>
                            <a:noFill/>
                            <a:ln>
                              <a:noFill/>
                            </a:ln>
                          </pic:spPr>
                        </pic:pic>
                        <pic:pic xmlns:pic="http://schemas.openxmlformats.org/drawingml/2006/picture">
                          <pic:nvPicPr>
                            <pic:cNvPr id="27" name="Shape 27"/>
                            <pic:cNvPicPr preferRelativeResize="0"/>
                          </pic:nvPicPr>
                          <pic:blipFill rotWithShape="1">
                            <a:blip r:embed="rId29">
                              <a:alphaModFix/>
                            </a:blip>
                            <a:srcRect/>
                            <a:stretch/>
                          </pic:blipFill>
                          <pic:spPr>
                            <a:xfrm>
                              <a:off x="242023" y="545579"/>
                              <a:ext cx="129902" cy="131267"/>
                            </a:xfrm>
                            <a:prstGeom prst="rect">
                              <a:avLst/>
                            </a:prstGeom>
                            <a:noFill/>
                            <a:ln>
                              <a:noFill/>
                            </a:ln>
                          </pic:spPr>
                        </pic:pic>
                        <pic:pic xmlns:pic="http://schemas.openxmlformats.org/drawingml/2006/picture">
                          <pic:nvPicPr>
                            <pic:cNvPr id="28" name="Shape 28"/>
                            <pic:cNvPicPr preferRelativeResize="0"/>
                          </pic:nvPicPr>
                          <pic:blipFill rotWithShape="1">
                            <a:blip r:embed="rId30">
                              <a:alphaModFix/>
                            </a:blip>
                            <a:srcRect/>
                            <a:stretch/>
                          </pic:blipFill>
                          <pic:spPr>
                            <a:xfrm>
                              <a:off x="455333" y="541477"/>
                              <a:ext cx="355226" cy="131267"/>
                            </a:xfrm>
                            <a:prstGeom prst="rect">
                              <a:avLst/>
                            </a:prstGeom>
                            <a:noFill/>
                            <a:ln>
                              <a:noFill/>
                            </a:ln>
                          </pic:spPr>
                        </pic:pic>
                        <pic:pic xmlns:pic="http://schemas.openxmlformats.org/drawingml/2006/picture">
                          <pic:nvPicPr>
                            <pic:cNvPr id="29" name="Shape 29"/>
                            <pic:cNvPicPr preferRelativeResize="0"/>
                          </pic:nvPicPr>
                          <pic:blipFill rotWithShape="1">
                            <a:blip r:embed="rId31">
                              <a:alphaModFix/>
                            </a:blip>
                            <a:srcRect/>
                            <a:stretch/>
                          </pic:blipFill>
                          <pic:spPr>
                            <a:xfrm>
                              <a:off x="894257" y="545579"/>
                              <a:ext cx="185405" cy="131267"/>
                            </a:xfrm>
                            <a:prstGeom prst="rect">
                              <a:avLst/>
                            </a:prstGeom>
                            <a:noFill/>
                            <a:ln>
                              <a:noFill/>
                            </a:ln>
                          </pic:spPr>
                        </pic:pic>
                      </wpg:grpSp>
                    </wpg:wgp>
                  </a:graphicData>
                </a:graphic>
              </wp:anchor>
            </w:drawing>
          </mc:Choice>
          <mc:Fallback>
            <w:pict>
              <v:group w14:anchorId="39FF9BFE" id="Grupo 41" o:spid="_x0000_s1050" style="position:absolute;margin-left:130pt;margin-top:67pt;width:99.5pt;height:63.65pt;z-index:251666432;mso-wrap-distance-left:0;mso-wrap-distance-right:0;mso-position-horizontal-relative:text;mso-position-vertical-relative:text" coordorigin="47141,33758" coordsize="12636,808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">
                <v:group id="Grupo 22" o:spid="_x0000_s1051" style="position:absolute;left:47141;top:33758;width:12637;height:8083" coordsize="12636,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ángulo 24" o:spid="_x0000_s1052" style="position:absolute;width:12636;height:8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0416DA44" w14:textId="77777777" w:rsidR="002301CE" w:rsidRDefault="002301CE">
                          <w:pPr>
                            <w:textDirection w:val="btLr"/>
                          </w:pPr>
                        </w:p>
                      </w:txbxContent>
                    </v:textbox>
                  </v:rect>
                  <v:shape id="Shape 25" o:spid="_x0000_s1053" type="#_x0000_t75" style="position:absolute;width:12634;height:808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">
                    <v:imagedata r:id="rId32" o:title=""/>
                  </v:shape>
                  <v:shape id="Shape 26" o:spid="_x0000_s1054" type="#_x0000_t75" style="position:absolute;left:7506;top:2666;width:753;height:74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">
                    <v:imagedata r:id="rId33" o:title=""/>
                  </v:shape>
                  <v:shape id="Shape 27" o:spid="_x0000_s1055" type="#_x0000_t75" style="position:absolute;left:2420;top:5455;width:1299;height:13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">
                    <v:imagedata r:id="rId34" o:title=""/>
                  </v:shape>
                  <v:shape id="Shape 28" o:spid="_x0000_s1056" type="#_x0000_t75" style="position:absolute;left:4553;top:5414;width:3552;height:13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">
                    <v:imagedata r:id="rId35" o:title=""/>
                  </v:shape>
                  <v:shape id="Shape 29" o:spid="_x0000_s1057" type="#_x0000_t75" style="position:absolute;left:8942;top:5455;width:1854;height:13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">
                    <v:imagedata r:id="rId36" o:title=""/>
                  </v:shape>
                </v:group>
                <w10:wrap type="topAndBottom"/>
              </v:group>
            </w:pict>
          </mc:Fallback>
        </mc:AlternateContent>
      </w:r>
      <w:r>
        <w:rPr>
          <w:noProof/>
        </w:rPr>
        <w:drawing>
          <wp:anchor distT="0" distB="0" distL="0" distR="0" simplePos="0" relativeHeight="251667456" behindDoc="0" locked="0" layoutInCell="1" hidden="0" allowOverlap="1" wp14:anchorId="70E74E22" wp14:editId="74AD6735">
            <wp:simplePos x="0" y="0"/>
            <wp:positionH relativeFrom="column">
              <wp:posOffset>3169658</wp:posOffset>
            </wp:positionH>
            <wp:positionV relativeFrom="paragraph">
              <wp:posOffset>854279</wp:posOffset>
            </wp:positionV>
            <wp:extent cx="1265809" cy="809625"/>
            <wp:effectExtent l="0" t="0" r="0" b="0"/>
            <wp:wrapTopAndBottom distT="0" dist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1265809" cy="809625"/>
                    </a:xfrm>
                    <a:prstGeom prst="rect">
                      <a:avLst/>
                    </a:prstGeom>
                    <a:ln/>
                  </pic:spPr>
                </pic:pic>
              </a:graphicData>
            </a:graphic>
          </wp:anchor>
        </w:drawing>
      </w:r>
      <w:r>
        <w:rPr>
          <w:noProof/>
        </w:rPr>
        <w:drawing>
          <wp:anchor distT="0" distB="0" distL="0" distR="0" simplePos="0" relativeHeight="251668480" behindDoc="0" locked="0" layoutInCell="1" hidden="0" allowOverlap="1" wp14:anchorId="3B5D5C02" wp14:editId="079F8708">
            <wp:simplePos x="0" y="0"/>
            <wp:positionH relativeFrom="column">
              <wp:posOffset>4679231</wp:posOffset>
            </wp:positionH>
            <wp:positionV relativeFrom="paragraph">
              <wp:posOffset>854279</wp:posOffset>
            </wp:positionV>
            <wp:extent cx="1265809" cy="809625"/>
            <wp:effectExtent l="0" t="0" r="0" b="0"/>
            <wp:wrapTopAndBottom distT="0" dist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1265809" cy="809625"/>
                    </a:xfrm>
                    <a:prstGeom prst="rect">
                      <a:avLst/>
                    </a:prstGeom>
                    <a:ln/>
                  </pic:spPr>
                </pic:pic>
              </a:graphicData>
            </a:graphic>
          </wp:anchor>
        </w:drawing>
      </w:r>
    </w:p>
    <w:p w14:paraId="00000041" w14:textId="77777777" w:rsidR="002301CE" w:rsidRDefault="002301CE">
      <w:pPr>
        <w:pBdr>
          <w:top w:val="nil"/>
          <w:left w:val="nil"/>
          <w:bottom w:val="nil"/>
          <w:right w:val="nil"/>
          <w:between w:val="nil"/>
        </w:pBdr>
        <w:spacing w:before="2"/>
        <w:rPr>
          <w:color w:val="000000"/>
          <w:sz w:val="5"/>
          <w:szCs w:val="5"/>
        </w:rPr>
      </w:pPr>
    </w:p>
    <w:p w14:paraId="00000042" w14:textId="77777777" w:rsidR="002301CE" w:rsidRDefault="002301CE">
      <w:pPr>
        <w:pBdr>
          <w:top w:val="nil"/>
          <w:left w:val="nil"/>
          <w:bottom w:val="nil"/>
          <w:right w:val="nil"/>
          <w:between w:val="nil"/>
        </w:pBdr>
        <w:spacing w:before="5"/>
        <w:rPr>
          <w:color w:val="000000"/>
          <w:sz w:val="4"/>
          <w:szCs w:val="4"/>
        </w:rPr>
      </w:pPr>
    </w:p>
    <w:p w14:paraId="00000043" w14:textId="77777777" w:rsidR="002301CE" w:rsidRDefault="002301CE">
      <w:pPr>
        <w:pBdr>
          <w:top w:val="nil"/>
          <w:left w:val="nil"/>
          <w:bottom w:val="nil"/>
          <w:right w:val="nil"/>
          <w:between w:val="nil"/>
        </w:pBdr>
        <w:spacing w:before="96"/>
        <w:rPr>
          <w:color w:val="000000"/>
          <w:sz w:val="20"/>
          <w:szCs w:val="20"/>
        </w:rPr>
      </w:pPr>
    </w:p>
    <w:p w14:paraId="00000044" w14:textId="77777777" w:rsidR="002301CE" w:rsidRDefault="006F6F52">
      <w:pPr>
        <w:pBdr>
          <w:top w:val="nil"/>
          <w:left w:val="nil"/>
          <w:bottom w:val="nil"/>
          <w:right w:val="nil"/>
          <w:between w:val="nil"/>
        </w:pBdr>
        <w:ind w:left="49" w:right="49"/>
        <w:jc w:val="center"/>
        <w:rPr>
          <w:color w:val="000000"/>
          <w:sz w:val="20"/>
          <w:szCs w:val="20"/>
        </w:rPr>
      </w:pPr>
      <w:bookmarkStart w:id="25" w:name="_heading=h.4d34og8" w:colFirst="0" w:colLast="0"/>
      <w:bookmarkEnd w:id="25"/>
      <w:r>
        <w:rPr>
          <w:color w:val="000000"/>
          <w:sz w:val="20"/>
          <w:szCs w:val="20"/>
        </w:rPr>
        <w:t>Figure 2: Summary of the steps needed to carry out a GABM project.</w:t>
      </w:r>
    </w:p>
    <w:p w14:paraId="00000045" w14:textId="77777777" w:rsidR="002301CE" w:rsidRDefault="002301CE">
      <w:pPr>
        <w:pBdr>
          <w:top w:val="nil"/>
          <w:left w:val="nil"/>
          <w:bottom w:val="nil"/>
          <w:right w:val="nil"/>
          <w:between w:val="nil"/>
        </w:pBdr>
        <w:rPr>
          <w:color w:val="000000"/>
          <w:sz w:val="20"/>
          <w:szCs w:val="20"/>
        </w:rPr>
      </w:pPr>
    </w:p>
    <w:p w14:paraId="00000046" w14:textId="77777777" w:rsidR="002301CE" w:rsidRDefault="002301CE">
      <w:pPr>
        <w:pBdr>
          <w:top w:val="nil"/>
          <w:left w:val="nil"/>
          <w:bottom w:val="nil"/>
          <w:right w:val="nil"/>
          <w:between w:val="nil"/>
        </w:pBdr>
        <w:spacing w:before="47"/>
        <w:rPr>
          <w:color w:val="000000"/>
          <w:sz w:val="20"/>
          <w:szCs w:val="20"/>
        </w:rPr>
      </w:pPr>
    </w:p>
    <w:p w14:paraId="00000047" w14:textId="77777777" w:rsidR="002301CE" w:rsidRDefault="006F6F52">
      <w:pPr>
        <w:pStyle w:val="Heading1"/>
        <w:numPr>
          <w:ilvl w:val="0"/>
          <w:numId w:val="3"/>
        </w:numPr>
        <w:tabs>
          <w:tab w:val="left" w:pos="498"/>
        </w:tabs>
        <w:ind w:hanging="358"/>
      </w:pPr>
      <w:bookmarkStart w:id="26" w:name="bookmark=id.2s8eyo1" w:colFirst="0" w:colLast="0"/>
      <w:bookmarkStart w:id="27" w:name="_heading=h.17dp8vu" w:colFirst="0" w:colLast="0"/>
      <w:bookmarkEnd w:id="26"/>
      <w:bookmarkEnd w:id="27"/>
      <w:r>
        <w:t>Methodology</w:t>
      </w:r>
    </w:p>
    <w:p w14:paraId="00000048" w14:textId="77777777" w:rsidR="002301CE" w:rsidRDefault="006F6F52">
      <w:pPr>
        <w:pBdr>
          <w:top w:val="nil"/>
          <w:left w:val="nil"/>
          <w:bottom w:val="nil"/>
          <w:right w:val="nil"/>
          <w:between w:val="nil"/>
        </w:pBdr>
        <w:spacing w:before="223" w:line="228" w:lineRule="auto"/>
        <w:ind w:left="132" w:right="113"/>
        <w:jc w:val="both"/>
        <w:rPr>
          <w:color w:val="000000"/>
          <w:sz w:val="20"/>
          <w:szCs w:val="20"/>
        </w:rPr>
      </w:pPr>
      <w:r>
        <w:rPr>
          <w:color w:val="000000"/>
          <w:sz w:val="20"/>
          <w:szCs w:val="20"/>
        </w:rPr>
        <w:t xml:space="preserve">This section provides a step-by-step guide to implementing the steps outlined in Section </w:t>
      </w:r>
      <w:hyperlink w:anchor="_heading=h.1fob9te">
        <w:r>
          <w:rPr>
            <w:color w:val="000000"/>
            <w:sz w:val="20"/>
            <w:szCs w:val="20"/>
          </w:rPr>
          <w:t>2.</w:t>
        </w:r>
      </w:hyperlink>
      <w:r>
        <w:rPr>
          <w:color w:val="000000"/>
          <w:sz w:val="20"/>
          <w:szCs w:val="20"/>
        </w:rPr>
        <w:t xml:space="preserve"> Unlike the previous section, which focused on theory, this one offers a practical approach, enabling the reader to carry out a project involving this type of modeling.</w:t>
      </w:r>
    </w:p>
    <w:p w14:paraId="00000049" w14:textId="77777777" w:rsidR="002301CE" w:rsidRDefault="006F6F52">
      <w:pPr>
        <w:pBdr>
          <w:top w:val="nil"/>
          <w:left w:val="nil"/>
          <w:bottom w:val="nil"/>
          <w:right w:val="nil"/>
          <w:between w:val="nil"/>
        </w:pBdr>
        <w:spacing w:before="108" w:line="228" w:lineRule="auto"/>
        <w:ind w:left="140" w:right="138" w:hanging="6"/>
        <w:jc w:val="both"/>
        <w:rPr>
          <w:color w:val="000000"/>
          <w:sz w:val="20"/>
          <w:szCs w:val="20"/>
        </w:rPr>
      </w:pPr>
      <w:r>
        <w:rPr>
          <w:color w:val="000000"/>
          <w:sz w:val="20"/>
          <w:szCs w:val="20"/>
        </w:rPr>
        <w:t xml:space="preserve">To illustrate this, we will use a research case of simulating the spread of information in a social network. By going through all the stages from Fig. </w:t>
      </w:r>
      <w:hyperlink w:anchor="_heading=h.4d34og8">
        <w:r>
          <w:rPr>
            <w:color w:val="000000"/>
            <w:sz w:val="20"/>
            <w:szCs w:val="20"/>
          </w:rPr>
          <w:t>2,</w:t>
        </w:r>
      </w:hyperlink>
      <w:r>
        <w:rPr>
          <w:color w:val="000000"/>
          <w:sz w:val="20"/>
          <w:szCs w:val="20"/>
        </w:rPr>
        <w:t xml:space="preserve"> we will give some shape to this case, detailing the necessary actions and considerations to guarantee a reliable experiment.</w:t>
      </w:r>
    </w:p>
    <w:p w14:paraId="0000004A" w14:textId="77777777" w:rsidR="002301CE" w:rsidRDefault="002301CE">
      <w:pPr>
        <w:pBdr>
          <w:top w:val="nil"/>
          <w:left w:val="nil"/>
          <w:bottom w:val="nil"/>
          <w:right w:val="nil"/>
          <w:between w:val="nil"/>
        </w:pBdr>
        <w:spacing w:before="21"/>
        <w:rPr>
          <w:color w:val="000000"/>
          <w:sz w:val="20"/>
          <w:szCs w:val="20"/>
        </w:rPr>
      </w:pPr>
    </w:p>
    <w:p w14:paraId="0000004B" w14:textId="77777777" w:rsidR="002301CE" w:rsidRDefault="006F6F52">
      <w:pPr>
        <w:pStyle w:val="Heading2"/>
        <w:numPr>
          <w:ilvl w:val="1"/>
          <w:numId w:val="3"/>
        </w:numPr>
        <w:tabs>
          <w:tab w:val="left" w:pos="588"/>
        </w:tabs>
        <w:ind w:hanging="448"/>
      </w:pPr>
      <w:bookmarkStart w:id="28" w:name="bookmark=id.3rdcrjn" w:colFirst="0" w:colLast="0"/>
      <w:bookmarkEnd w:id="28"/>
      <w:r>
        <w:t>Step 1: Conceptualization</w:t>
      </w:r>
    </w:p>
    <w:p w14:paraId="0000004C" w14:textId="77777777" w:rsidR="002301CE" w:rsidRDefault="006F6F52">
      <w:pPr>
        <w:pBdr>
          <w:top w:val="nil"/>
          <w:left w:val="nil"/>
          <w:bottom w:val="nil"/>
          <w:right w:val="nil"/>
          <w:between w:val="nil"/>
        </w:pBdr>
        <w:spacing w:before="179" w:line="228" w:lineRule="auto"/>
        <w:ind w:left="113" w:right="134" w:firstLine="25"/>
        <w:jc w:val="both"/>
        <w:rPr>
          <w:color w:val="000000"/>
          <w:sz w:val="20"/>
          <w:szCs w:val="20"/>
        </w:rPr>
      </w:pPr>
      <w:r>
        <w:rPr>
          <w:color w:val="000000"/>
          <w:sz w:val="20"/>
          <w:szCs w:val="20"/>
        </w:rPr>
        <w:t>In this initial stage, the researcher defines the overall goal of the simulation. To facilitate this process, it can be helpful to pose exploratory questions, such as: “How quickly does information spread among friends on social media?” or “What role does user influence play in sharing news?”</w:t>
      </w:r>
    </w:p>
    <w:p w14:paraId="0000004D" w14:textId="77777777" w:rsidR="002301CE" w:rsidRDefault="006F6F52">
      <w:pPr>
        <w:pBdr>
          <w:top w:val="nil"/>
          <w:left w:val="nil"/>
          <w:bottom w:val="nil"/>
          <w:right w:val="nil"/>
          <w:between w:val="nil"/>
        </w:pBdr>
        <w:spacing w:before="108" w:line="228" w:lineRule="auto"/>
        <w:ind w:left="140" w:right="137" w:hanging="6"/>
        <w:jc w:val="both"/>
        <w:rPr>
          <w:color w:val="000000"/>
          <w:sz w:val="20"/>
          <w:szCs w:val="20"/>
        </w:rPr>
      </w:pPr>
      <w:r>
        <w:rPr>
          <w:color w:val="000000"/>
          <w:sz w:val="20"/>
          <w:szCs w:val="20"/>
        </w:rPr>
        <w:t>These questions serve as a foundation for establishing a clear objective for the project. From these, we can define the objective of understanding how information spreads through a network of users when exposed to various factors, such as social influence and user engagement.</w:t>
      </w:r>
    </w:p>
    <w:p w14:paraId="0000004E" w14:textId="77777777" w:rsidR="002301CE" w:rsidRDefault="006F6F52">
      <w:pPr>
        <w:pBdr>
          <w:top w:val="nil"/>
          <w:left w:val="nil"/>
          <w:bottom w:val="nil"/>
          <w:right w:val="nil"/>
          <w:between w:val="nil"/>
        </w:pBdr>
        <w:spacing w:before="109" w:line="228" w:lineRule="auto"/>
        <w:ind w:left="140" w:right="138"/>
        <w:jc w:val="both"/>
        <w:rPr>
          <w:color w:val="000000"/>
          <w:sz w:val="20"/>
          <w:szCs w:val="20"/>
        </w:rPr>
      </w:pPr>
      <w:r>
        <w:rPr>
          <w:color w:val="000000"/>
          <w:sz w:val="20"/>
          <w:szCs w:val="20"/>
        </w:rPr>
        <w:t>Once the target is defined, we can begin to consider the who, when, where, and how through a thought process, like the one shown below:</w:t>
      </w:r>
    </w:p>
    <w:p w14:paraId="0000004F" w14:textId="77777777" w:rsidR="002301CE" w:rsidRDefault="006F6F52">
      <w:pPr>
        <w:numPr>
          <w:ilvl w:val="0"/>
          <w:numId w:val="2"/>
        </w:numPr>
        <w:pBdr>
          <w:top w:val="nil"/>
          <w:left w:val="nil"/>
          <w:bottom w:val="nil"/>
          <w:right w:val="nil"/>
          <w:between w:val="nil"/>
        </w:pBdr>
        <w:tabs>
          <w:tab w:val="left" w:pos="845"/>
          <w:tab w:val="left" w:pos="857"/>
        </w:tabs>
        <w:spacing w:before="166" w:line="228" w:lineRule="auto"/>
        <w:ind w:right="104" w:hanging="170"/>
        <w:jc w:val="both"/>
        <w:rPr>
          <w:color w:val="000000"/>
          <w:sz w:val="20"/>
          <w:szCs w:val="20"/>
        </w:rPr>
      </w:pPr>
      <w:r>
        <w:rPr>
          <w:b/>
          <w:color w:val="000000"/>
          <w:sz w:val="20"/>
          <w:szCs w:val="20"/>
        </w:rPr>
        <w:t xml:space="preserve">WHO: </w:t>
      </w:r>
      <w:r>
        <w:rPr>
          <w:color w:val="000000"/>
          <w:sz w:val="20"/>
          <w:szCs w:val="20"/>
        </w:rPr>
        <w:t xml:space="preserve">Who are the agents in the simulation? Are they social media users, influencers, or a specific de- </w:t>
      </w:r>
      <w:proofErr w:type="spellStart"/>
      <w:r>
        <w:rPr>
          <w:color w:val="000000"/>
          <w:sz w:val="20"/>
          <w:szCs w:val="20"/>
        </w:rPr>
        <w:t>mographic</w:t>
      </w:r>
      <w:proofErr w:type="spellEnd"/>
      <w:r>
        <w:rPr>
          <w:color w:val="000000"/>
          <w:sz w:val="20"/>
          <w:szCs w:val="20"/>
        </w:rPr>
        <w:t xml:space="preserve">? What age range and interests do these users </w:t>
      </w:r>
      <w:proofErr w:type="gramStart"/>
      <w:r>
        <w:rPr>
          <w:color w:val="000000"/>
          <w:sz w:val="20"/>
          <w:szCs w:val="20"/>
        </w:rPr>
        <w:t>have?,</w:t>
      </w:r>
      <w:proofErr w:type="gramEnd"/>
      <w:r>
        <w:rPr>
          <w:color w:val="000000"/>
          <w:sz w:val="20"/>
          <w:szCs w:val="20"/>
        </w:rPr>
        <w:t xml:space="preserve"> How are the agents connected (e.g., friend relationships, follower-following structure)?</w:t>
      </w:r>
    </w:p>
    <w:p w14:paraId="00000050" w14:textId="77777777" w:rsidR="002301CE" w:rsidRDefault="006F6F52">
      <w:pPr>
        <w:numPr>
          <w:ilvl w:val="0"/>
          <w:numId w:val="2"/>
        </w:numPr>
        <w:pBdr>
          <w:top w:val="nil"/>
          <w:left w:val="nil"/>
          <w:bottom w:val="nil"/>
          <w:right w:val="nil"/>
          <w:between w:val="nil"/>
        </w:pBdr>
        <w:tabs>
          <w:tab w:val="left" w:pos="845"/>
          <w:tab w:val="left" w:pos="857"/>
        </w:tabs>
        <w:spacing w:before="68" w:line="228" w:lineRule="auto"/>
        <w:ind w:right="137" w:hanging="170"/>
        <w:jc w:val="both"/>
        <w:rPr>
          <w:color w:val="000000"/>
          <w:sz w:val="20"/>
          <w:szCs w:val="20"/>
        </w:rPr>
      </w:pPr>
      <w:r>
        <w:rPr>
          <w:b/>
          <w:color w:val="000000"/>
          <w:sz w:val="20"/>
          <w:szCs w:val="20"/>
        </w:rPr>
        <w:t xml:space="preserve">WHEN: </w:t>
      </w:r>
      <w:r>
        <w:rPr>
          <w:color w:val="000000"/>
          <w:sz w:val="20"/>
          <w:szCs w:val="20"/>
        </w:rPr>
        <w:t>What is the duration of the simulation (e.g., a week, a month)? Are there specific events or triggers that initiate the simulation (e.g., the release of a new story or viral content)?</w:t>
      </w:r>
    </w:p>
    <w:p w14:paraId="00000051" w14:textId="77777777" w:rsidR="002301CE" w:rsidRDefault="006F6F52">
      <w:pPr>
        <w:numPr>
          <w:ilvl w:val="0"/>
          <w:numId w:val="2"/>
        </w:numPr>
        <w:pBdr>
          <w:top w:val="nil"/>
          <w:left w:val="nil"/>
          <w:bottom w:val="nil"/>
          <w:right w:val="nil"/>
          <w:between w:val="nil"/>
        </w:pBdr>
        <w:tabs>
          <w:tab w:val="left" w:pos="845"/>
          <w:tab w:val="left" w:pos="857"/>
        </w:tabs>
        <w:spacing w:before="68" w:line="228" w:lineRule="auto"/>
        <w:ind w:right="104" w:hanging="170"/>
        <w:jc w:val="both"/>
        <w:rPr>
          <w:color w:val="000000"/>
          <w:sz w:val="20"/>
          <w:szCs w:val="20"/>
        </w:rPr>
        <w:sectPr w:rsidR="002301CE">
          <w:pgSz w:w="12240" w:h="15840"/>
          <w:pgMar w:top="1300" w:right="1300" w:bottom="1020" w:left="1300" w:header="614" w:footer="826" w:gutter="0"/>
          <w:cols w:space="720"/>
        </w:sectPr>
      </w:pPr>
      <w:r>
        <w:rPr>
          <w:b/>
          <w:color w:val="000000"/>
          <w:sz w:val="20"/>
          <w:szCs w:val="20"/>
        </w:rPr>
        <w:t xml:space="preserve">WHERE: </w:t>
      </w:r>
      <w:r>
        <w:rPr>
          <w:color w:val="000000"/>
          <w:sz w:val="20"/>
          <w:szCs w:val="20"/>
        </w:rPr>
        <w:t>What social media platform or type of network will be simulated (e.g., Twitter, Facebook, Insta- gram)? Are there specific features of the platform that need to be considered (e.g., hashtags, groups, stories)? How will the layout of the environment be structured (e.g., user profiles, news feeds)?</w:t>
      </w:r>
    </w:p>
    <w:p w14:paraId="00000052" w14:textId="77777777" w:rsidR="002301CE" w:rsidRDefault="006F6F52">
      <w:pPr>
        <w:numPr>
          <w:ilvl w:val="0"/>
          <w:numId w:val="2"/>
        </w:numPr>
        <w:pBdr>
          <w:top w:val="nil"/>
          <w:left w:val="nil"/>
          <w:bottom w:val="nil"/>
          <w:right w:val="nil"/>
          <w:between w:val="nil"/>
        </w:pBdr>
        <w:tabs>
          <w:tab w:val="left" w:pos="855"/>
          <w:tab w:val="left" w:pos="857"/>
        </w:tabs>
        <w:spacing w:before="142" w:line="228" w:lineRule="auto"/>
        <w:ind w:right="137" w:hanging="170"/>
        <w:jc w:val="both"/>
        <w:rPr>
          <w:color w:val="000000"/>
          <w:sz w:val="20"/>
          <w:szCs w:val="20"/>
        </w:rPr>
      </w:pPr>
      <w:r>
        <w:rPr>
          <w:b/>
          <w:color w:val="000000"/>
          <w:sz w:val="20"/>
          <w:szCs w:val="20"/>
        </w:rPr>
        <w:lastRenderedPageBreak/>
        <w:t xml:space="preserve">HOW: </w:t>
      </w:r>
      <w:r>
        <w:rPr>
          <w:color w:val="000000"/>
          <w:sz w:val="20"/>
          <w:szCs w:val="20"/>
        </w:rPr>
        <w:t>What types of actions will agents take (e.g., likes, shares, comments)? Are there rules governing these interactions (e.g., thresholds for sharing or commenting)? How will agents’ behaviors change based on feedback or other agents’ actions?</w:t>
      </w:r>
    </w:p>
    <w:p w14:paraId="00000053" w14:textId="77777777" w:rsidR="002301CE" w:rsidRDefault="002301CE">
      <w:pPr>
        <w:pBdr>
          <w:top w:val="nil"/>
          <w:left w:val="nil"/>
          <w:bottom w:val="nil"/>
          <w:right w:val="nil"/>
          <w:between w:val="nil"/>
        </w:pBdr>
        <w:spacing w:before="147"/>
        <w:rPr>
          <w:color w:val="000000"/>
          <w:sz w:val="20"/>
          <w:szCs w:val="20"/>
        </w:rPr>
      </w:pPr>
    </w:p>
    <w:p w14:paraId="00000054" w14:textId="77777777" w:rsidR="002301CE" w:rsidRDefault="006F6F52">
      <w:pPr>
        <w:pStyle w:val="Heading2"/>
        <w:numPr>
          <w:ilvl w:val="1"/>
          <w:numId w:val="3"/>
        </w:numPr>
        <w:tabs>
          <w:tab w:val="left" w:pos="588"/>
        </w:tabs>
        <w:ind w:hanging="448"/>
      </w:pPr>
      <w:bookmarkStart w:id="29" w:name="bookmark=id.26in1rg" w:colFirst="0" w:colLast="0"/>
      <w:bookmarkEnd w:id="29"/>
      <w:r>
        <w:t>Step 2: Tool Selection and Configuration</w:t>
      </w:r>
    </w:p>
    <w:p w14:paraId="00000055" w14:textId="77777777" w:rsidR="002301CE" w:rsidRDefault="006F6F52">
      <w:pPr>
        <w:pBdr>
          <w:top w:val="nil"/>
          <w:left w:val="nil"/>
          <w:bottom w:val="nil"/>
          <w:right w:val="nil"/>
          <w:between w:val="nil"/>
        </w:pBdr>
        <w:spacing w:before="226" w:line="228" w:lineRule="auto"/>
        <w:ind w:left="132" w:right="137"/>
        <w:jc w:val="both"/>
        <w:rPr>
          <w:color w:val="000000"/>
          <w:sz w:val="20"/>
          <w:szCs w:val="20"/>
        </w:rPr>
      </w:pPr>
      <w:r>
        <w:rPr>
          <w:color w:val="000000"/>
          <w:sz w:val="20"/>
          <w:szCs w:val="20"/>
        </w:rPr>
        <w:t>The tools selected for the simulation are crucial to ensuring the project meets its objectives. For this guide, Concordia will be the platform used to manage the interactions. An important aspect of this process is selecting an appropriate LLM, as it plays a significant role in simulating realistic conversations.</w:t>
      </w:r>
    </w:p>
    <w:p w14:paraId="00000056" w14:textId="77777777" w:rsidR="002301CE" w:rsidRDefault="006F6F52">
      <w:pPr>
        <w:pBdr>
          <w:top w:val="nil"/>
          <w:left w:val="nil"/>
          <w:bottom w:val="nil"/>
          <w:right w:val="nil"/>
          <w:between w:val="nil"/>
        </w:pBdr>
        <w:spacing w:before="109" w:line="228" w:lineRule="auto"/>
        <w:ind w:left="140" w:right="138" w:hanging="10"/>
        <w:jc w:val="both"/>
        <w:rPr>
          <w:color w:val="000000"/>
          <w:sz w:val="20"/>
          <w:szCs w:val="20"/>
        </w:rPr>
      </w:pPr>
      <w:r>
        <w:rPr>
          <w:color w:val="000000"/>
          <w:sz w:val="20"/>
          <w:szCs w:val="20"/>
        </w:rPr>
        <w:t>When choosing an LLM, it’s essential to consider factors such as model accuracy, training data, and cost. A well-trained model can provide more accurate and contextually relevant responses, enhancing the realism of user behavior in the simulation. Additionally, evaluating pricing options is important to ensure that the selected model aligns with the project’s budget while still meeting the required performance standards.</w:t>
      </w:r>
    </w:p>
    <w:p w14:paraId="00000057" w14:textId="77777777" w:rsidR="002301CE" w:rsidRDefault="006F6F52">
      <w:pPr>
        <w:pBdr>
          <w:top w:val="nil"/>
          <w:left w:val="nil"/>
          <w:bottom w:val="nil"/>
          <w:right w:val="nil"/>
          <w:between w:val="nil"/>
        </w:pBdr>
        <w:spacing w:before="108" w:line="228" w:lineRule="auto"/>
        <w:ind w:left="140" w:right="138" w:hanging="6"/>
        <w:jc w:val="both"/>
        <w:rPr>
          <w:color w:val="000000"/>
          <w:sz w:val="20"/>
          <w:szCs w:val="20"/>
        </w:rPr>
      </w:pPr>
      <w:r>
        <w:rPr>
          <w:color w:val="000000"/>
          <w:sz w:val="20"/>
          <w:szCs w:val="20"/>
        </w:rPr>
        <w:t>The LLM is integrated into the Concordia platform using an API key and the model name, and it is adapted to support a range of models, including not only ChatGPT but also Mistral or Gemma.</w:t>
      </w:r>
    </w:p>
    <w:p w14:paraId="00000058" w14:textId="77777777" w:rsidR="002301CE" w:rsidRDefault="002301CE">
      <w:pPr>
        <w:pBdr>
          <w:top w:val="nil"/>
          <w:left w:val="nil"/>
          <w:bottom w:val="nil"/>
          <w:right w:val="nil"/>
          <w:between w:val="nil"/>
        </w:pBdr>
        <w:spacing w:before="148"/>
        <w:rPr>
          <w:color w:val="000000"/>
          <w:sz w:val="20"/>
          <w:szCs w:val="20"/>
        </w:rPr>
      </w:pPr>
    </w:p>
    <w:p w14:paraId="00000059" w14:textId="77777777" w:rsidR="002301CE" w:rsidRDefault="006F6F52">
      <w:pPr>
        <w:pStyle w:val="Heading2"/>
        <w:numPr>
          <w:ilvl w:val="1"/>
          <w:numId w:val="3"/>
        </w:numPr>
        <w:tabs>
          <w:tab w:val="left" w:pos="588"/>
        </w:tabs>
        <w:ind w:hanging="448"/>
      </w:pPr>
      <w:bookmarkStart w:id="30" w:name="bookmark=id.lnxbz9" w:colFirst="0" w:colLast="0"/>
      <w:bookmarkEnd w:id="30"/>
      <w:r>
        <w:t>Step 3: Agent and Environment Design</w:t>
      </w:r>
    </w:p>
    <w:p w14:paraId="0000005A" w14:textId="77777777" w:rsidR="002301CE" w:rsidRDefault="006F6F52">
      <w:pPr>
        <w:pBdr>
          <w:top w:val="nil"/>
          <w:left w:val="nil"/>
          <w:bottom w:val="nil"/>
          <w:right w:val="nil"/>
          <w:between w:val="nil"/>
        </w:pBdr>
        <w:spacing w:before="226" w:line="228" w:lineRule="auto"/>
        <w:ind w:left="140" w:right="138"/>
        <w:jc w:val="both"/>
        <w:rPr>
          <w:color w:val="000000"/>
          <w:sz w:val="20"/>
          <w:szCs w:val="20"/>
        </w:rPr>
      </w:pPr>
      <w:r>
        <w:rPr>
          <w:color w:val="000000"/>
          <w:sz w:val="20"/>
          <w:szCs w:val="20"/>
        </w:rPr>
        <w:t>In this third stage, we are going to incorporate the characteristics of the agents with the library. These are designed using the many components that are available with Concordia, allowing us to define not only the age or the name of the agent, but also an entire memory full of information.</w:t>
      </w:r>
    </w:p>
    <w:p w14:paraId="0000005B" w14:textId="77777777" w:rsidR="002301CE" w:rsidRDefault="006F6F52">
      <w:pPr>
        <w:pBdr>
          <w:top w:val="nil"/>
          <w:left w:val="nil"/>
          <w:bottom w:val="nil"/>
          <w:right w:val="nil"/>
          <w:between w:val="nil"/>
        </w:pBdr>
        <w:spacing w:before="108" w:line="228" w:lineRule="auto"/>
        <w:ind w:left="140" w:right="113" w:hanging="10"/>
        <w:jc w:val="both"/>
        <w:rPr>
          <w:color w:val="000000"/>
          <w:sz w:val="20"/>
          <w:szCs w:val="20"/>
        </w:rPr>
      </w:pPr>
      <w:r>
        <w:rPr>
          <w:color w:val="000000"/>
          <w:sz w:val="20"/>
          <w:szCs w:val="20"/>
        </w:rPr>
        <w:t>We can include attributes such as age, interests, friend connections, and political ideologies. In the example we have been working on, it might be useful to consider traits like trustworthiness, susceptibility to influence, emotional state, and engagement level, which can affect how likely users are to share or engage with information.</w:t>
      </w:r>
    </w:p>
    <w:p w14:paraId="0000005C" w14:textId="77777777" w:rsidR="002301CE" w:rsidRDefault="006F6F52">
      <w:pPr>
        <w:pBdr>
          <w:top w:val="nil"/>
          <w:left w:val="nil"/>
          <w:bottom w:val="nil"/>
          <w:right w:val="nil"/>
          <w:between w:val="nil"/>
        </w:pBdr>
        <w:spacing w:before="109" w:line="228" w:lineRule="auto"/>
        <w:ind w:left="140" w:right="137" w:hanging="6"/>
        <w:jc w:val="both"/>
        <w:rPr>
          <w:color w:val="000000"/>
          <w:sz w:val="20"/>
          <w:szCs w:val="20"/>
        </w:rPr>
      </w:pPr>
      <w:r>
        <w:rPr>
          <w:color w:val="000000"/>
          <w:sz w:val="20"/>
          <w:szCs w:val="20"/>
        </w:rPr>
        <w:t>The final step of this stage would be to give a full context of the environment where the simulation is set. The environment is provided as a common context that all agents interact with. In our case, the social media platform acts as the shared environment where users navigate and engage. For instance, we will specify that all agents (representing users) have access to a generic platform where they can view a news feed, like posts, share content, and comment on discussions.</w:t>
      </w:r>
    </w:p>
    <w:p w14:paraId="0000005D" w14:textId="77777777" w:rsidR="002301CE" w:rsidRDefault="006F6F52">
      <w:pPr>
        <w:pBdr>
          <w:top w:val="nil"/>
          <w:left w:val="nil"/>
          <w:bottom w:val="nil"/>
          <w:right w:val="nil"/>
          <w:between w:val="nil"/>
        </w:pBdr>
        <w:spacing w:before="108" w:line="228" w:lineRule="auto"/>
        <w:ind w:left="140" w:right="134" w:hanging="6"/>
        <w:jc w:val="both"/>
        <w:rPr>
          <w:color w:val="000000"/>
          <w:sz w:val="20"/>
          <w:szCs w:val="20"/>
        </w:rPr>
      </w:pPr>
      <w:r>
        <w:rPr>
          <w:color w:val="000000"/>
          <w:sz w:val="20"/>
          <w:szCs w:val="20"/>
        </w:rPr>
        <w:t>The shared context might include information such as, "The platform allows users to post updates, follow others, and engage with trending topics," or "Influential users have more followers, which increases the spread of their posts." For example, in a simulation, users could share knowledge like, "Posts with images are more likely to be shared," or "Comments from verified accounts receive more engagement." This contextual setup ensures that each agent uses the platform in a manner that reflects real-world user behaviors.</w:t>
      </w:r>
    </w:p>
    <w:p w14:paraId="0000005E" w14:textId="77777777" w:rsidR="002301CE" w:rsidRDefault="002301CE">
      <w:pPr>
        <w:pBdr>
          <w:top w:val="nil"/>
          <w:left w:val="nil"/>
          <w:bottom w:val="nil"/>
          <w:right w:val="nil"/>
          <w:between w:val="nil"/>
        </w:pBdr>
        <w:spacing w:before="147"/>
        <w:rPr>
          <w:color w:val="000000"/>
          <w:sz w:val="20"/>
          <w:szCs w:val="20"/>
        </w:rPr>
      </w:pPr>
    </w:p>
    <w:p w14:paraId="0000005F" w14:textId="77777777" w:rsidR="002301CE" w:rsidRDefault="006F6F52">
      <w:pPr>
        <w:pStyle w:val="Heading2"/>
        <w:numPr>
          <w:ilvl w:val="1"/>
          <w:numId w:val="3"/>
        </w:numPr>
        <w:tabs>
          <w:tab w:val="left" w:pos="588"/>
        </w:tabs>
        <w:ind w:hanging="448"/>
      </w:pPr>
      <w:bookmarkStart w:id="31" w:name="bookmark=id.35nkun2" w:colFirst="0" w:colLast="0"/>
      <w:bookmarkEnd w:id="31"/>
      <w:r>
        <w:t>Step 4: Execution and Simulation</w:t>
      </w:r>
    </w:p>
    <w:p w14:paraId="00000060" w14:textId="77777777" w:rsidR="002301CE" w:rsidRDefault="006F6F52">
      <w:pPr>
        <w:pBdr>
          <w:top w:val="nil"/>
          <w:left w:val="nil"/>
          <w:bottom w:val="nil"/>
          <w:right w:val="nil"/>
          <w:between w:val="nil"/>
        </w:pBdr>
        <w:spacing w:before="226" w:line="228" w:lineRule="auto"/>
        <w:ind w:left="132" w:right="137" w:firstLine="6"/>
        <w:jc w:val="both"/>
        <w:rPr>
          <w:color w:val="000000"/>
          <w:sz w:val="20"/>
          <w:szCs w:val="20"/>
        </w:rPr>
      </w:pPr>
      <w:r>
        <w:rPr>
          <w:color w:val="000000"/>
          <w:sz w:val="20"/>
          <w:szCs w:val="20"/>
        </w:rPr>
        <w:t>Once the agents and the environment are defined, it is time to generate the simulations. This is done by means of a Game Master (GM). It balances LLM calls and associative memory retrieval, overseeing the simulation of the environment where the agents interact. When agents decide on actions, they express their intentions in natural language, and the GM interprets these actions, translating them into appropriate implementations within the simulation.</w:t>
      </w:r>
    </w:p>
    <w:p w14:paraId="00000061" w14:textId="77777777" w:rsidR="002301CE" w:rsidRDefault="006F6F52">
      <w:pPr>
        <w:pBdr>
          <w:top w:val="nil"/>
          <w:left w:val="nil"/>
          <w:bottom w:val="nil"/>
          <w:right w:val="nil"/>
          <w:between w:val="nil"/>
        </w:pBdr>
        <w:spacing w:before="108" w:line="228" w:lineRule="auto"/>
        <w:ind w:left="133" w:right="103" w:firstLine="5"/>
        <w:jc w:val="both"/>
        <w:rPr>
          <w:color w:val="000000"/>
          <w:sz w:val="20"/>
          <w:szCs w:val="20"/>
        </w:rPr>
      </w:pPr>
      <w:r>
        <w:rPr>
          <w:color w:val="000000"/>
          <w:sz w:val="20"/>
          <w:szCs w:val="20"/>
        </w:rPr>
        <w:t>In Concordia, we can simulate conversations and interactions between agents by setting up structured rounds of exchanges. Throughout these rounds, agents can generate observations and respond based on the evolving scenario. These interactions are monitored and plotted using various metrics, such as how agents’ opinions of others evolve over time or how their behaviors shift during the simulation. The system allows us to visualize these metrics through detailed plots.</w:t>
      </w:r>
    </w:p>
    <w:p w14:paraId="00000062" w14:textId="77777777" w:rsidR="002301CE" w:rsidRDefault="006F6F52">
      <w:pPr>
        <w:pBdr>
          <w:top w:val="nil"/>
          <w:left w:val="nil"/>
          <w:bottom w:val="nil"/>
          <w:right w:val="nil"/>
          <w:between w:val="nil"/>
        </w:pBdr>
        <w:spacing w:before="108" w:line="228" w:lineRule="auto"/>
        <w:ind w:left="130" w:right="103" w:firstLine="1"/>
        <w:jc w:val="both"/>
        <w:rPr>
          <w:color w:val="000000"/>
          <w:sz w:val="20"/>
          <w:szCs w:val="20"/>
        </w:rPr>
      </w:pPr>
      <w:r>
        <w:rPr>
          <w:color w:val="000000"/>
          <w:sz w:val="20"/>
          <w:szCs w:val="20"/>
        </w:rPr>
        <w:t>At the end of the simulation, we can generate summaries of the episode by compiling all the interactions and memories of the GM. These summaries can be structured as a news report, capturing the sequence of events in a narrative format. We can also produce a personalized summary for each agent, giving a perspective of what happened to them during the simulation.</w:t>
      </w:r>
    </w:p>
    <w:p w14:paraId="00000063" w14:textId="77777777" w:rsidR="002301CE" w:rsidRDefault="006F6F52">
      <w:pPr>
        <w:pBdr>
          <w:top w:val="nil"/>
          <w:left w:val="nil"/>
          <w:bottom w:val="nil"/>
          <w:right w:val="nil"/>
          <w:between w:val="nil"/>
        </w:pBdr>
        <w:spacing w:before="109" w:line="228" w:lineRule="auto"/>
        <w:ind w:left="140" w:right="130"/>
        <w:jc w:val="both"/>
        <w:rPr>
          <w:color w:val="000000"/>
          <w:sz w:val="20"/>
          <w:szCs w:val="20"/>
        </w:rPr>
        <w:sectPr w:rsidR="002301CE">
          <w:pgSz w:w="12240" w:h="15840"/>
          <w:pgMar w:top="1300" w:right="1300" w:bottom="1020" w:left="1300" w:header="614" w:footer="826" w:gutter="0"/>
          <w:cols w:space="720"/>
        </w:sectPr>
      </w:pPr>
      <w:r>
        <w:rPr>
          <w:color w:val="000000"/>
          <w:sz w:val="20"/>
          <w:szCs w:val="20"/>
        </w:rPr>
        <w:t>Finally, we can build a comprehensive HTML log of the entire experiment. This log can display the complete sequence of events, the GM’s memory, and the perspectives of each player. This allows for easy analysis and visualization of how the simulation progressed, giving insight into the social dynamics at play.</w:t>
      </w:r>
    </w:p>
    <w:p w14:paraId="00000064" w14:textId="77777777" w:rsidR="002301CE" w:rsidRDefault="006F6F52">
      <w:pPr>
        <w:pStyle w:val="Heading1"/>
        <w:numPr>
          <w:ilvl w:val="0"/>
          <w:numId w:val="3"/>
        </w:numPr>
        <w:tabs>
          <w:tab w:val="left" w:pos="498"/>
        </w:tabs>
        <w:spacing w:before="95"/>
        <w:ind w:hanging="358"/>
      </w:pPr>
      <w:bookmarkStart w:id="32" w:name="bookmark=id.1ksv4uv" w:colFirst="0" w:colLast="0"/>
      <w:bookmarkStart w:id="33" w:name="_heading=h.44sinio" w:colFirst="0" w:colLast="0"/>
      <w:bookmarkEnd w:id="32"/>
      <w:bookmarkEnd w:id="33"/>
      <w:r>
        <w:lastRenderedPageBreak/>
        <w:t>Demonstration</w:t>
      </w:r>
    </w:p>
    <w:p w14:paraId="00000065" w14:textId="77777777" w:rsidR="002301CE" w:rsidRDefault="006F6F52">
      <w:pPr>
        <w:numPr>
          <w:ilvl w:val="0"/>
          <w:numId w:val="3"/>
        </w:numPr>
        <w:pBdr>
          <w:top w:val="nil"/>
          <w:left w:val="nil"/>
          <w:bottom w:val="nil"/>
          <w:right w:val="nil"/>
          <w:between w:val="nil"/>
        </w:pBdr>
        <w:tabs>
          <w:tab w:val="left" w:pos="498"/>
        </w:tabs>
        <w:spacing w:before="247" w:line="456" w:lineRule="auto"/>
        <w:ind w:left="140" w:right="6152" w:firstLine="0"/>
        <w:rPr>
          <w:b/>
          <w:color w:val="000000"/>
          <w:sz w:val="24"/>
          <w:szCs w:val="24"/>
        </w:rPr>
      </w:pPr>
      <w:bookmarkStart w:id="34" w:name="bookmark=id.2jxsxqh" w:colFirst="0" w:colLast="0"/>
      <w:bookmarkStart w:id="35" w:name="_heading=h.z337ya" w:colFirst="0" w:colLast="0"/>
      <w:bookmarkEnd w:id="34"/>
      <w:bookmarkEnd w:id="35"/>
      <w:r>
        <w:rPr>
          <w:b/>
          <w:color w:val="000000"/>
          <w:sz w:val="24"/>
          <w:szCs w:val="24"/>
        </w:rPr>
        <w:t>Conclusion and Future Work Acknowledgments</w:t>
      </w:r>
    </w:p>
    <w:p w14:paraId="00000066" w14:textId="77777777" w:rsidR="002301CE" w:rsidRDefault="006F6F52">
      <w:pPr>
        <w:pBdr>
          <w:top w:val="nil"/>
          <w:left w:val="nil"/>
          <w:bottom w:val="nil"/>
          <w:right w:val="nil"/>
          <w:between w:val="nil"/>
        </w:pBdr>
        <w:spacing w:line="198" w:lineRule="auto"/>
        <w:ind w:left="133"/>
        <w:rPr>
          <w:color w:val="000000"/>
          <w:sz w:val="20"/>
          <w:szCs w:val="20"/>
        </w:rPr>
      </w:pPr>
      <w:r>
        <w:rPr>
          <w:color w:val="000000"/>
          <w:sz w:val="20"/>
          <w:szCs w:val="20"/>
        </w:rPr>
        <w:t>The authors would like to acknowledge the support of project 6G-INTEGRATION-3 (grant no. TSI-063000-2021-127),</w:t>
      </w:r>
    </w:p>
    <w:p w14:paraId="00000067" w14:textId="77777777" w:rsidR="002301CE" w:rsidRDefault="006F6F52">
      <w:pPr>
        <w:pBdr>
          <w:top w:val="nil"/>
          <w:left w:val="nil"/>
          <w:bottom w:val="nil"/>
          <w:right w:val="nil"/>
          <w:between w:val="nil"/>
        </w:pBdr>
        <w:spacing w:before="4" w:line="228" w:lineRule="auto"/>
        <w:ind w:left="140"/>
        <w:rPr>
          <w:color w:val="000000"/>
          <w:sz w:val="20"/>
          <w:szCs w:val="20"/>
        </w:rPr>
      </w:pPr>
      <w:r>
        <w:rPr>
          <w:color w:val="000000"/>
          <w:sz w:val="20"/>
          <w:szCs w:val="20"/>
        </w:rPr>
        <w:t xml:space="preserve">funded by UNICO-5G program (under the Next Generation EU umbrella funds) and ITACA (PDC2022-133888-I00) funded by the Spanish </w:t>
      </w:r>
      <w:proofErr w:type="spellStart"/>
      <w:r>
        <w:rPr>
          <w:color w:val="000000"/>
          <w:sz w:val="20"/>
          <w:szCs w:val="20"/>
        </w:rPr>
        <w:t>Agencia</w:t>
      </w:r>
      <w:proofErr w:type="spellEnd"/>
      <w:r>
        <w:rPr>
          <w:color w:val="000000"/>
          <w:sz w:val="20"/>
          <w:szCs w:val="20"/>
        </w:rPr>
        <w:t xml:space="preserve"> </w:t>
      </w:r>
      <w:proofErr w:type="spellStart"/>
      <w:r>
        <w:rPr>
          <w:color w:val="000000"/>
          <w:sz w:val="20"/>
          <w:szCs w:val="20"/>
        </w:rPr>
        <w:t>Estatal</w:t>
      </w:r>
      <w:proofErr w:type="spellEnd"/>
      <w:r>
        <w:rPr>
          <w:color w:val="000000"/>
          <w:sz w:val="20"/>
          <w:szCs w:val="20"/>
        </w:rPr>
        <w:t xml:space="preserve"> de </w:t>
      </w:r>
      <w:proofErr w:type="spellStart"/>
      <w:r>
        <w:rPr>
          <w:color w:val="000000"/>
          <w:sz w:val="20"/>
          <w:szCs w:val="20"/>
        </w:rPr>
        <w:t>Investigacion</w:t>
      </w:r>
      <w:proofErr w:type="spellEnd"/>
      <w:r>
        <w:rPr>
          <w:color w:val="000000"/>
          <w:sz w:val="20"/>
          <w:szCs w:val="20"/>
        </w:rPr>
        <w:t xml:space="preserve"> (AEI).</w:t>
      </w:r>
    </w:p>
    <w:p w14:paraId="00000068" w14:textId="77777777" w:rsidR="002301CE" w:rsidRDefault="002301CE">
      <w:pPr>
        <w:pBdr>
          <w:top w:val="nil"/>
          <w:left w:val="nil"/>
          <w:bottom w:val="nil"/>
          <w:right w:val="nil"/>
          <w:between w:val="nil"/>
        </w:pBdr>
        <w:spacing w:before="72"/>
        <w:rPr>
          <w:color w:val="000000"/>
          <w:sz w:val="20"/>
          <w:szCs w:val="20"/>
        </w:rPr>
      </w:pPr>
    </w:p>
    <w:p w14:paraId="00000069" w14:textId="77777777" w:rsidR="002301CE" w:rsidRDefault="006F6F52">
      <w:pPr>
        <w:pStyle w:val="Heading1"/>
        <w:ind w:left="140" w:firstLine="0"/>
      </w:pPr>
      <w:r>
        <w:t>References</w:t>
      </w:r>
    </w:p>
    <w:p w14:paraId="0000006A" w14:textId="77777777" w:rsidR="002301CE" w:rsidRDefault="006F6F52">
      <w:pPr>
        <w:numPr>
          <w:ilvl w:val="0"/>
          <w:numId w:val="1"/>
        </w:numPr>
        <w:pBdr>
          <w:top w:val="nil"/>
          <w:left w:val="nil"/>
          <w:bottom w:val="nil"/>
          <w:right w:val="nil"/>
          <w:between w:val="nil"/>
        </w:pBdr>
        <w:tabs>
          <w:tab w:val="left" w:pos="471"/>
        </w:tabs>
        <w:spacing w:before="233" w:line="228" w:lineRule="auto"/>
        <w:ind w:right="103"/>
        <w:jc w:val="both"/>
        <w:rPr>
          <w:color w:val="000000"/>
          <w:sz w:val="20"/>
          <w:szCs w:val="20"/>
        </w:rPr>
      </w:pPr>
      <w:bookmarkStart w:id="36" w:name="_heading=h.3j2qqm3" w:colFirst="0" w:colLast="0"/>
      <w:bookmarkEnd w:id="36"/>
      <w:r>
        <w:rPr>
          <w:color w:val="000000"/>
          <w:sz w:val="20"/>
          <w:szCs w:val="20"/>
        </w:rPr>
        <w:t>Shayne Longpre, Robert Mahari, Naana Obeng-</w:t>
      </w:r>
      <w:proofErr w:type="spellStart"/>
      <w:r>
        <w:rPr>
          <w:color w:val="000000"/>
          <w:sz w:val="20"/>
          <w:szCs w:val="20"/>
        </w:rPr>
        <w:t>Marnu</w:t>
      </w:r>
      <w:proofErr w:type="spellEnd"/>
      <w:r>
        <w:rPr>
          <w:color w:val="000000"/>
          <w:sz w:val="20"/>
          <w:szCs w:val="20"/>
        </w:rPr>
        <w:t xml:space="preserve">, William Brannon, Tobin South, Katy Gero, Sandy Pentland, and Jad Kabbara. Data authenticity, consent, provenance for ai are all broken: what will it take to fix </w:t>
      </w:r>
      <w:proofErr w:type="gramStart"/>
      <w:r>
        <w:rPr>
          <w:color w:val="000000"/>
          <w:sz w:val="20"/>
          <w:szCs w:val="20"/>
        </w:rPr>
        <w:t>them?,</w:t>
      </w:r>
      <w:proofErr w:type="gramEnd"/>
      <w:r>
        <w:rPr>
          <w:color w:val="000000"/>
          <w:sz w:val="20"/>
          <w:szCs w:val="20"/>
        </w:rPr>
        <w:t xml:space="preserve"> 2024.</w:t>
      </w:r>
    </w:p>
    <w:p w14:paraId="0000006B" w14:textId="77777777" w:rsidR="002301CE" w:rsidRDefault="006F6F52">
      <w:pPr>
        <w:numPr>
          <w:ilvl w:val="0"/>
          <w:numId w:val="1"/>
        </w:numPr>
        <w:pBdr>
          <w:top w:val="nil"/>
          <w:left w:val="nil"/>
          <w:bottom w:val="nil"/>
          <w:right w:val="nil"/>
          <w:between w:val="nil"/>
        </w:pBdr>
        <w:tabs>
          <w:tab w:val="left" w:pos="462"/>
          <w:tab w:val="left" w:pos="470"/>
        </w:tabs>
        <w:spacing w:before="79" w:line="228" w:lineRule="auto"/>
        <w:ind w:left="462" w:right="113" w:hanging="323"/>
        <w:jc w:val="both"/>
        <w:rPr>
          <w:color w:val="000000"/>
          <w:sz w:val="20"/>
          <w:szCs w:val="20"/>
        </w:rPr>
      </w:pPr>
      <w:bookmarkStart w:id="37" w:name="_heading=h.1y810tw" w:colFirst="0" w:colLast="0"/>
      <w:bookmarkEnd w:id="37"/>
      <w:r>
        <w:rPr>
          <w:color w:val="000000"/>
          <w:sz w:val="20"/>
          <w:szCs w:val="20"/>
        </w:rPr>
        <w:tab/>
        <w:t xml:space="preserve">Alexander Sasha </w:t>
      </w:r>
      <w:proofErr w:type="spellStart"/>
      <w:r>
        <w:rPr>
          <w:color w:val="000000"/>
          <w:sz w:val="20"/>
          <w:szCs w:val="20"/>
        </w:rPr>
        <w:t>Vezhnevets</w:t>
      </w:r>
      <w:proofErr w:type="spellEnd"/>
      <w:r>
        <w:rPr>
          <w:color w:val="000000"/>
          <w:sz w:val="20"/>
          <w:szCs w:val="20"/>
        </w:rPr>
        <w:t xml:space="preserve">, John P. </w:t>
      </w:r>
      <w:proofErr w:type="spellStart"/>
      <w:r>
        <w:rPr>
          <w:color w:val="000000"/>
          <w:sz w:val="20"/>
          <w:szCs w:val="20"/>
        </w:rPr>
        <w:t>Agapiou</w:t>
      </w:r>
      <w:proofErr w:type="spellEnd"/>
      <w:r>
        <w:rPr>
          <w:color w:val="000000"/>
          <w:sz w:val="20"/>
          <w:szCs w:val="20"/>
        </w:rPr>
        <w:t xml:space="preserve">, Avia Aharon, Ron Ziv, Jayd Matyas, Edgar A. </w:t>
      </w:r>
      <w:proofErr w:type="spellStart"/>
      <w:r>
        <w:rPr>
          <w:color w:val="000000"/>
          <w:sz w:val="20"/>
          <w:szCs w:val="20"/>
        </w:rPr>
        <w:t>Duéñez</w:t>
      </w:r>
      <w:proofErr w:type="spellEnd"/>
      <w:r>
        <w:rPr>
          <w:color w:val="000000"/>
          <w:sz w:val="20"/>
          <w:szCs w:val="20"/>
        </w:rPr>
        <w:t xml:space="preserve">-Guzmán, William A. Cunningham, Simon </w:t>
      </w:r>
      <w:proofErr w:type="spellStart"/>
      <w:r>
        <w:rPr>
          <w:color w:val="000000"/>
          <w:sz w:val="20"/>
          <w:szCs w:val="20"/>
        </w:rPr>
        <w:t>Osindero</w:t>
      </w:r>
      <w:proofErr w:type="spellEnd"/>
      <w:r>
        <w:rPr>
          <w:color w:val="000000"/>
          <w:sz w:val="20"/>
          <w:szCs w:val="20"/>
        </w:rPr>
        <w:t xml:space="preserve">, Danny Karmon, and Joel Z. </w:t>
      </w:r>
      <w:proofErr w:type="spellStart"/>
      <w:r>
        <w:rPr>
          <w:color w:val="000000"/>
          <w:sz w:val="20"/>
          <w:szCs w:val="20"/>
        </w:rPr>
        <w:t>Leibo</w:t>
      </w:r>
      <w:proofErr w:type="spellEnd"/>
      <w:r>
        <w:rPr>
          <w:color w:val="000000"/>
          <w:sz w:val="20"/>
          <w:szCs w:val="20"/>
        </w:rPr>
        <w:t xml:space="preserve">. Generative agent-based modeling with actions grounded in physical, social, or digital space using </w:t>
      </w:r>
      <w:proofErr w:type="spellStart"/>
      <w:r>
        <w:rPr>
          <w:color w:val="000000"/>
          <w:sz w:val="20"/>
          <w:szCs w:val="20"/>
        </w:rPr>
        <w:t>concordia</w:t>
      </w:r>
      <w:proofErr w:type="spellEnd"/>
      <w:r>
        <w:rPr>
          <w:color w:val="000000"/>
          <w:sz w:val="20"/>
          <w:szCs w:val="20"/>
        </w:rPr>
        <w:t>, 2023.</w:t>
      </w:r>
    </w:p>
    <w:p w14:paraId="0000006C" w14:textId="77777777" w:rsidR="002301CE" w:rsidRDefault="006F6F52">
      <w:pPr>
        <w:numPr>
          <w:ilvl w:val="0"/>
          <w:numId w:val="1"/>
        </w:numPr>
        <w:pBdr>
          <w:top w:val="nil"/>
          <w:left w:val="nil"/>
          <w:bottom w:val="nil"/>
          <w:right w:val="nil"/>
          <w:between w:val="nil"/>
        </w:pBdr>
        <w:tabs>
          <w:tab w:val="left" w:pos="471"/>
        </w:tabs>
        <w:spacing w:before="79" w:line="228" w:lineRule="auto"/>
        <w:ind w:right="113"/>
        <w:jc w:val="both"/>
        <w:rPr>
          <w:color w:val="000000"/>
          <w:sz w:val="20"/>
          <w:szCs w:val="20"/>
        </w:rPr>
      </w:pPr>
      <w:bookmarkStart w:id="38" w:name="_heading=h.4i7ojhp" w:colFirst="0" w:colLast="0"/>
      <w:bookmarkEnd w:id="38"/>
      <w:r>
        <w:rPr>
          <w:color w:val="000000"/>
          <w:sz w:val="20"/>
          <w:szCs w:val="20"/>
        </w:rPr>
        <w:t xml:space="preserve">G. Wade McDonald and Nathaniel D. Osgood. Agent-based modeling and its tradeoffs: An introduction </w:t>
      </w:r>
      <w:proofErr w:type="gramStart"/>
      <w:r>
        <w:rPr>
          <w:color w:val="000000"/>
          <w:sz w:val="20"/>
          <w:szCs w:val="20"/>
        </w:rPr>
        <w:t>examples</w:t>
      </w:r>
      <w:proofErr w:type="gramEnd"/>
      <w:r>
        <w:rPr>
          <w:color w:val="000000"/>
          <w:sz w:val="20"/>
          <w:szCs w:val="20"/>
        </w:rPr>
        <w:t>, 2023.</w:t>
      </w:r>
    </w:p>
    <w:p w14:paraId="0000006D" w14:textId="77777777" w:rsidR="002301CE" w:rsidRDefault="006F6F52">
      <w:pPr>
        <w:numPr>
          <w:ilvl w:val="0"/>
          <w:numId w:val="1"/>
        </w:numPr>
        <w:pBdr>
          <w:top w:val="nil"/>
          <w:left w:val="nil"/>
          <w:bottom w:val="nil"/>
          <w:right w:val="nil"/>
          <w:between w:val="nil"/>
        </w:pBdr>
        <w:tabs>
          <w:tab w:val="left" w:pos="471"/>
        </w:tabs>
        <w:spacing w:before="70"/>
        <w:ind w:hanging="331"/>
        <w:jc w:val="both"/>
        <w:rPr>
          <w:color w:val="000000"/>
          <w:sz w:val="20"/>
          <w:szCs w:val="20"/>
        </w:rPr>
      </w:pPr>
      <w:r w:rsidRPr="00BF1330">
        <w:rPr>
          <w:color w:val="000000"/>
          <w:sz w:val="20"/>
          <w:szCs w:val="20"/>
          <w:lang w:val="es-ES"/>
          <w:rPrChange w:id="39" w:author="GOYANES MARTINEZ, MANUEL" w:date="2024-10-07T17:53:00Z">
            <w:rPr>
              <w:color w:val="000000"/>
              <w:sz w:val="20"/>
              <w:szCs w:val="20"/>
            </w:rPr>
          </w:rPrChange>
        </w:rPr>
        <w:t xml:space="preserve">Ashkan </w:t>
      </w:r>
      <w:proofErr w:type="spellStart"/>
      <w:r w:rsidRPr="00BF1330">
        <w:rPr>
          <w:color w:val="000000"/>
          <w:sz w:val="20"/>
          <w:szCs w:val="20"/>
          <w:lang w:val="es-ES"/>
          <w:rPrChange w:id="40" w:author="GOYANES MARTINEZ, MANUEL" w:date="2024-10-07T17:53:00Z">
            <w:rPr>
              <w:color w:val="000000"/>
              <w:sz w:val="20"/>
              <w:szCs w:val="20"/>
            </w:rPr>
          </w:rPrChange>
        </w:rPr>
        <w:t>Vedadi</w:t>
      </w:r>
      <w:proofErr w:type="spellEnd"/>
      <w:r w:rsidRPr="00BF1330">
        <w:rPr>
          <w:color w:val="000000"/>
          <w:sz w:val="20"/>
          <w:szCs w:val="20"/>
          <w:lang w:val="es-ES"/>
          <w:rPrChange w:id="41" w:author="GOYANES MARTINEZ, MANUEL" w:date="2024-10-07T17:53:00Z">
            <w:rPr>
              <w:color w:val="000000"/>
              <w:sz w:val="20"/>
              <w:szCs w:val="20"/>
            </w:rPr>
          </w:rPrChange>
        </w:rPr>
        <w:t xml:space="preserve"> </w:t>
      </w:r>
      <w:proofErr w:type="spellStart"/>
      <w:r w:rsidRPr="00BF1330">
        <w:rPr>
          <w:color w:val="000000"/>
          <w:sz w:val="20"/>
          <w:szCs w:val="20"/>
          <w:lang w:val="es-ES"/>
          <w:rPrChange w:id="42" w:author="GOYANES MARTINEZ, MANUEL" w:date="2024-10-07T17:53:00Z">
            <w:rPr>
              <w:color w:val="000000"/>
              <w:sz w:val="20"/>
              <w:szCs w:val="20"/>
            </w:rPr>
          </w:rPrChange>
        </w:rPr>
        <w:t>Gargary</w:t>
      </w:r>
      <w:proofErr w:type="spellEnd"/>
      <w:r w:rsidRPr="00BF1330">
        <w:rPr>
          <w:color w:val="000000"/>
          <w:sz w:val="20"/>
          <w:szCs w:val="20"/>
          <w:lang w:val="es-ES"/>
          <w:rPrChange w:id="43" w:author="GOYANES MARTINEZ, MANUEL" w:date="2024-10-07T17:53:00Z">
            <w:rPr>
              <w:color w:val="000000"/>
              <w:sz w:val="20"/>
              <w:szCs w:val="20"/>
            </w:rPr>
          </w:rPrChange>
        </w:rPr>
        <w:t xml:space="preserve"> and Emiliano De </w:t>
      </w:r>
      <w:proofErr w:type="spellStart"/>
      <w:r w:rsidRPr="00BF1330">
        <w:rPr>
          <w:color w:val="000000"/>
          <w:sz w:val="20"/>
          <w:szCs w:val="20"/>
          <w:lang w:val="es-ES"/>
          <w:rPrChange w:id="44" w:author="GOYANES MARTINEZ, MANUEL" w:date="2024-10-07T17:53:00Z">
            <w:rPr>
              <w:color w:val="000000"/>
              <w:sz w:val="20"/>
              <w:szCs w:val="20"/>
            </w:rPr>
          </w:rPrChange>
        </w:rPr>
        <w:t>Cristofaro</w:t>
      </w:r>
      <w:proofErr w:type="spellEnd"/>
      <w:r w:rsidRPr="00BF1330">
        <w:rPr>
          <w:color w:val="000000"/>
          <w:sz w:val="20"/>
          <w:szCs w:val="20"/>
          <w:lang w:val="es-ES"/>
          <w:rPrChange w:id="45" w:author="GOYANES MARTINEZ, MANUEL" w:date="2024-10-07T17:53:00Z">
            <w:rPr>
              <w:color w:val="000000"/>
              <w:sz w:val="20"/>
              <w:szCs w:val="20"/>
            </w:rPr>
          </w:rPrChange>
        </w:rPr>
        <w:t xml:space="preserve">. </w:t>
      </w:r>
      <w:r>
        <w:rPr>
          <w:color w:val="000000"/>
          <w:sz w:val="20"/>
          <w:szCs w:val="20"/>
        </w:rPr>
        <w:t>A systematic review of federated generative models, 2024.</w:t>
      </w:r>
    </w:p>
    <w:sectPr w:rsidR="002301CE">
      <w:pgSz w:w="12240" w:h="15840"/>
      <w:pgMar w:top="1300" w:right="1300" w:bottom="1020" w:left="1300" w:header="614" w:footer="82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GOYANES MARTINEZ, MANUEL" w:date="2024-10-07T17:54:00Z" w:initials="GMM">
    <w:p w14:paraId="63FD13AA" w14:textId="3FE14CC5" w:rsidR="00BF1330" w:rsidRPr="00BF1330" w:rsidRDefault="00BF1330">
      <w:pPr>
        <w:pStyle w:val="CommentText"/>
        <w:rPr>
          <w:lang w:val="es-ES"/>
        </w:rPr>
      </w:pPr>
      <w:r>
        <w:rPr>
          <w:rStyle w:val="CommentReference"/>
        </w:rPr>
        <w:annotationRef/>
      </w:r>
      <w:r w:rsidRPr="00BF1330">
        <w:rPr>
          <w:lang w:val="es-ES"/>
        </w:rPr>
        <w:t>Aquí convendría explicar antes q</w:t>
      </w:r>
      <w:r>
        <w:rPr>
          <w:lang w:val="es-ES"/>
        </w:rPr>
        <w:t>ue es ABS antes de describir la solución</w:t>
      </w:r>
    </w:p>
  </w:comment>
  <w:comment w:id="3" w:author="GOYANES MARTINEZ, MANUEL" w:date="2024-10-07T17:54:00Z" w:initials="GMM">
    <w:p w14:paraId="414AF842" w14:textId="1F8A3AE5" w:rsidR="00BF1330" w:rsidRPr="00BF1330" w:rsidRDefault="00BF1330">
      <w:pPr>
        <w:pStyle w:val="CommentText"/>
        <w:rPr>
          <w:lang w:val="es-ES"/>
        </w:rPr>
      </w:pPr>
      <w:r>
        <w:rPr>
          <w:rStyle w:val="CommentReference"/>
        </w:rPr>
        <w:annotationRef/>
      </w:r>
      <w:r w:rsidRPr="00BF1330">
        <w:rPr>
          <w:lang w:val="es-ES"/>
        </w:rPr>
        <w:t>Cuando tengamos la validación, a</w:t>
      </w:r>
      <w:r>
        <w:rPr>
          <w:lang w:val="es-ES"/>
        </w:rPr>
        <w:t xml:space="preserve">cabar diciendo el testeo como funcional y la contribución general. </w:t>
      </w:r>
    </w:p>
  </w:comment>
  <w:comment w:id="5" w:author="GOYANES MARTINEZ, MANUEL" w:date="2024-10-07T17:55:00Z" w:initials="GMM">
    <w:p w14:paraId="15021B17" w14:textId="6A217609" w:rsidR="00BF1330" w:rsidRPr="00BF1330" w:rsidRDefault="00BF1330">
      <w:pPr>
        <w:pStyle w:val="CommentText"/>
        <w:rPr>
          <w:lang w:val="es-ES"/>
        </w:rPr>
      </w:pPr>
      <w:r>
        <w:rPr>
          <w:rStyle w:val="CommentReference"/>
        </w:rPr>
        <w:annotationRef/>
      </w:r>
      <w:r w:rsidRPr="00BF1330">
        <w:rPr>
          <w:lang w:val="es-ES"/>
        </w:rPr>
        <w:t xml:space="preserve">Esto es un poco </w:t>
      </w:r>
      <w:r>
        <w:rPr>
          <w:lang w:val="es-ES"/>
        </w:rPr>
        <w:t xml:space="preserve">controvertido. Los estudios recientes indican su aplicación es general en todas las ciencias. Diría que su aplicación es general, pero que nosotros nos centramos en ciencias sociales porque es el ámbito donde puede tener mayor impacto, necesidad, interés, etc. </w:t>
      </w:r>
    </w:p>
  </w:comment>
  <w:comment w:id="12" w:author="GOYANES MARTINEZ, MANUEL" w:date="2024-10-07T17:57:00Z" w:initials="GMM">
    <w:p w14:paraId="5E13B739" w14:textId="587AB217" w:rsidR="00BF1330" w:rsidRPr="00BF1330" w:rsidRDefault="00BF1330">
      <w:pPr>
        <w:pStyle w:val="CommentText"/>
        <w:rPr>
          <w:lang w:val="es-ES"/>
        </w:rPr>
      </w:pPr>
      <w:r>
        <w:rPr>
          <w:rStyle w:val="CommentReference"/>
        </w:rPr>
        <w:annotationRef/>
      </w:r>
      <w:r w:rsidRPr="00BF1330">
        <w:rPr>
          <w:lang w:val="es-ES"/>
        </w:rPr>
        <w:t>Explicar aquí por que e</w:t>
      </w:r>
      <w:r>
        <w:rPr>
          <w:lang w:val="es-ES"/>
        </w:rPr>
        <w:t>s importante los GABMs</w:t>
      </w:r>
    </w:p>
  </w:comment>
  <w:comment w:id="14" w:author="GOYANES MARTINEZ, MANUEL" w:date="2024-10-07T17:59:00Z" w:initials="GMM">
    <w:p w14:paraId="760F02C8" w14:textId="008D84C3" w:rsidR="00BF1330" w:rsidRPr="00BF1330" w:rsidRDefault="00BF1330">
      <w:pPr>
        <w:pStyle w:val="CommentText"/>
        <w:rPr>
          <w:lang w:val="es-ES"/>
        </w:rPr>
      </w:pPr>
      <w:r>
        <w:rPr>
          <w:rStyle w:val="CommentReference"/>
        </w:rPr>
        <w:annotationRef/>
      </w:r>
      <w:r w:rsidRPr="00BF1330">
        <w:rPr>
          <w:lang w:val="es-ES"/>
        </w:rPr>
        <w:t>Indica a continuación la contribución general de paper</w:t>
      </w:r>
    </w:p>
  </w:comment>
  <w:comment w:id="19" w:author="GOYANES MARTINEZ, MANUEL" w:date="2024-10-07T18:00:00Z" w:initials="GMM">
    <w:p w14:paraId="502AE94E" w14:textId="7DF9AA6F" w:rsidR="00BF1330" w:rsidRDefault="00BF1330">
      <w:pPr>
        <w:pStyle w:val="CommentText"/>
      </w:pPr>
      <w:r>
        <w:rPr>
          <w:rStyle w:val="CommentReference"/>
        </w:rPr>
        <w:annotationRef/>
      </w:r>
      <w:r>
        <w:t>Más formal</w:t>
      </w:r>
    </w:p>
  </w:comment>
  <w:comment w:id="20" w:author="GOYANES MARTINEZ, MANUEL" w:date="2024-10-07T18:00:00Z" w:initials="GMM">
    <w:p w14:paraId="6E0C53E4" w14:textId="7A647105" w:rsidR="00BF1330" w:rsidRDefault="00BF1330">
      <w:pPr>
        <w:pStyle w:val="CommentText"/>
      </w:pPr>
      <w:r>
        <w:rPr>
          <w:rStyle w:val="CommentReference"/>
        </w:rPr>
        <w:annotationRef/>
      </w:r>
      <w:r>
        <w:t>Muy gpt</w:t>
      </w:r>
    </w:p>
  </w:comment>
  <w:comment w:id="23" w:author="ALEJANDRO LEONARDO GARCIA NAVARRO" w:date="2024-10-04T11:57:00Z" w:initials="">
    <w:p w14:paraId="00000070" w14:textId="77777777" w:rsidR="002301CE" w:rsidRPr="00BF1330" w:rsidRDefault="006F6F52">
      <w:pPr>
        <w:pBdr>
          <w:top w:val="nil"/>
          <w:left w:val="nil"/>
          <w:bottom w:val="nil"/>
          <w:right w:val="nil"/>
          <w:between w:val="nil"/>
        </w:pBdr>
        <w:rPr>
          <w:rFonts w:ascii="Arial" w:eastAsia="Arial" w:hAnsi="Arial" w:cs="Arial"/>
          <w:color w:val="000000"/>
          <w:lang w:val="es-ES"/>
        </w:rPr>
      </w:pPr>
      <w:r w:rsidRPr="00BF1330">
        <w:rPr>
          <w:rFonts w:ascii="Arial" w:eastAsia="Arial" w:hAnsi="Arial" w:cs="Arial"/>
          <w:color w:val="000000"/>
          <w:lang w:val="es-ES"/>
        </w:rPr>
        <w:t>Workflow muy sencillo que pretendemos hacer más complejo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3FD13AA" w15:done="1"/>
  <w15:commentEx w15:paraId="414AF842" w15:done="0"/>
  <w15:commentEx w15:paraId="15021B17" w15:done="0"/>
  <w15:commentEx w15:paraId="5E13B739" w15:done="0"/>
  <w15:commentEx w15:paraId="760F02C8" w15:done="1"/>
  <w15:commentEx w15:paraId="502AE94E" w15:done="1"/>
  <w15:commentEx w15:paraId="6E0C53E4" w15:done="1"/>
  <w15:commentEx w15:paraId="0000007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3FD13AA" w16cid:durableId="2AAE9EC8"/>
  <w16cid:commentId w16cid:paraId="414AF842" w16cid:durableId="2AAE9EEE"/>
  <w16cid:commentId w16cid:paraId="15021B17" w16cid:durableId="2AAE9F18"/>
  <w16cid:commentId w16cid:paraId="5E13B739" w16cid:durableId="2AAE9F9F"/>
  <w16cid:commentId w16cid:paraId="760F02C8" w16cid:durableId="2AAE9FE4"/>
  <w16cid:commentId w16cid:paraId="502AE94E" w16cid:durableId="2AAEA032"/>
  <w16cid:commentId w16cid:paraId="6E0C53E4" w16cid:durableId="2AAEA046"/>
  <w16cid:commentId w16cid:paraId="00000070" w16cid:durableId="2AAE9E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A61629" w14:textId="77777777" w:rsidR="00FC0AEF" w:rsidRDefault="00FC0AEF">
      <w:r>
        <w:separator/>
      </w:r>
    </w:p>
  </w:endnote>
  <w:endnote w:type="continuationSeparator" w:id="0">
    <w:p w14:paraId="788D65C1" w14:textId="77777777" w:rsidR="00FC0AEF" w:rsidRDefault="00FC0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6F" w14:textId="77777777" w:rsidR="002301CE" w:rsidRDefault="006F6F52">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44672135" wp14:editId="4371BF67">
              <wp:simplePos x="0" y="0"/>
              <wp:positionH relativeFrom="column">
                <wp:posOffset>2984500</wp:posOffset>
              </wp:positionH>
              <wp:positionV relativeFrom="paragraph">
                <wp:posOffset>9385300</wp:posOffset>
              </wp:positionV>
              <wp:extent cx="161925" cy="187960"/>
              <wp:effectExtent l="0" t="0" r="0" b="0"/>
              <wp:wrapNone/>
              <wp:docPr id="36" name="Rectángulo 36"/>
              <wp:cNvGraphicFramePr/>
              <a:graphic xmlns:a="http://schemas.openxmlformats.org/drawingml/2006/main">
                <a:graphicData uri="http://schemas.microsoft.com/office/word/2010/wordprocessingShape">
                  <wps:wsp>
                    <wps:cNvSpPr/>
                    <wps:spPr>
                      <a:xfrm>
                        <a:off x="5269800" y="3690783"/>
                        <a:ext cx="152400" cy="178435"/>
                      </a:xfrm>
                      <a:prstGeom prst="rect">
                        <a:avLst/>
                      </a:prstGeom>
                      <a:noFill/>
                      <a:ln>
                        <a:noFill/>
                      </a:ln>
                    </wps:spPr>
                    <wps:txbx>
                      <w:txbxContent>
                        <w:p w14:paraId="1F91BFED" w14:textId="77777777" w:rsidR="002301CE" w:rsidRDefault="006F6F52">
                          <w:pPr>
                            <w:spacing w:before="17"/>
                            <w:ind w:left="60"/>
                            <w:textDirection w:val="btLr"/>
                          </w:pPr>
                          <w:r>
                            <w:rPr>
                              <w:color w:val="000000"/>
                              <w:sz w:val="20"/>
                            </w:rPr>
                            <w:t xml:space="preserve"> PAGE 2</w:t>
                          </w:r>
                        </w:p>
                      </w:txbxContent>
                    </wps:txbx>
                    <wps:bodyPr spcFirstLastPara="1" wrap="square" lIns="0" tIns="0" rIns="0" bIns="0" anchor="t" anchorCtr="0">
                      <a:noAutofit/>
                    </wps:bodyPr>
                  </wps:wsp>
                </a:graphicData>
              </a:graphic>
            </wp:anchor>
          </w:drawing>
        </mc:Choice>
        <mc:Fallback>
          <w:pict>
            <v:rect w14:anchorId="44672135" id="Rectángulo 36" o:spid="_x0000_s1059" style="position:absolute;margin-left:235pt;margin-top:739pt;width:12.75pt;height:14.8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" filled="f" stroked="f">
              <v:textbox inset="0,0,0,0">
                <w:txbxContent>
                  <w:p w14:paraId="1F91BFED" w14:textId="77777777" w:rsidR="002301CE" w:rsidRDefault="006F6F52">
                    <w:pPr>
                      <w:spacing w:before="17"/>
                      <w:ind w:left="60"/>
                      <w:textDirection w:val="btLr"/>
                    </w:pPr>
                    <w:r>
                      <w:rPr>
                        <w:color w:val="000000"/>
                        <w:sz w:val="20"/>
                      </w:rPr>
                      <w:t xml:space="preserve"> PAGE 2</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26448" w14:textId="77777777" w:rsidR="00FC0AEF" w:rsidRDefault="00FC0AEF">
      <w:r>
        <w:separator/>
      </w:r>
    </w:p>
  </w:footnote>
  <w:footnote w:type="continuationSeparator" w:id="0">
    <w:p w14:paraId="759F1104" w14:textId="77777777" w:rsidR="00FC0AEF" w:rsidRDefault="00FC0A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6E" w14:textId="77777777" w:rsidR="002301CE" w:rsidRDefault="006F6F52">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58240" behindDoc="1" locked="0" layoutInCell="1" hidden="0" allowOverlap="1" wp14:anchorId="0E0BEA44" wp14:editId="7A26FA8E">
              <wp:simplePos x="0" y="0"/>
              <wp:positionH relativeFrom="page">
                <wp:posOffset>896938</wp:posOffset>
              </wp:positionH>
              <wp:positionV relativeFrom="page">
                <wp:posOffset>372357</wp:posOffset>
              </wp:positionV>
              <wp:extent cx="5953760" cy="339725"/>
              <wp:effectExtent l="0" t="0" r="0" b="0"/>
              <wp:wrapNone/>
              <wp:docPr id="37" name="Rectángulo 37"/>
              <wp:cNvGraphicFramePr/>
              <a:graphic xmlns:a="http://schemas.openxmlformats.org/drawingml/2006/main">
                <a:graphicData uri="http://schemas.microsoft.com/office/word/2010/wordprocessingShape">
                  <wps:wsp>
                    <wps:cNvSpPr/>
                    <wps:spPr>
                      <a:xfrm>
                        <a:off x="2373883" y="3614900"/>
                        <a:ext cx="5944235" cy="330200"/>
                      </a:xfrm>
                      <a:prstGeom prst="rect">
                        <a:avLst/>
                      </a:prstGeom>
                      <a:noFill/>
                      <a:ln>
                        <a:noFill/>
                      </a:ln>
                    </wps:spPr>
                    <wps:txbx>
                      <w:txbxContent>
                        <w:p w14:paraId="47C974BA" w14:textId="77777777" w:rsidR="002301CE" w:rsidRDefault="006F6F52">
                          <w:pPr>
                            <w:spacing w:before="17" w:line="249" w:lineRule="auto"/>
                            <w:ind w:left="20" w:right="17"/>
                            <w:textDirection w:val="btLr"/>
                          </w:pPr>
                          <w:r>
                            <w:rPr>
                              <w:color w:val="000000"/>
                              <w:sz w:val="20"/>
                            </w:rPr>
                            <w:t>Designing Reliable Experiments with Generative Agent-Based Modeling: A Comprehensive Guide Using Concordia by Google DeepMind</w:t>
                          </w:r>
                        </w:p>
                      </w:txbxContent>
                    </wps:txbx>
                    <wps:bodyPr spcFirstLastPara="1" wrap="square" lIns="0" tIns="0" rIns="0" bIns="0" anchor="t" anchorCtr="0">
                      <a:noAutofit/>
                    </wps:bodyPr>
                  </wps:wsp>
                </a:graphicData>
              </a:graphic>
            </wp:anchor>
          </w:drawing>
        </mc:Choice>
        <mc:Fallback>
          <w:pict>
            <v:rect w14:anchorId="0E0BEA44" id="Rectángulo 37" o:spid="_x0000_s1058" style="position:absolute;margin-left:70.65pt;margin-top:29.3pt;width:468.8pt;height:26.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" filled="f" stroked="f">
              <v:textbox inset="0,0,0,0">
                <w:txbxContent>
                  <w:p w14:paraId="47C974BA" w14:textId="77777777" w:rsidR="002301CE" w:rsidRDefault="006F6F52">
                    <w:pPr>
                      <w:spacing w:before="17" w:line="249" w:lineRule="auto"/>
                      <w:ind w:left="20" w:right="17"/>
                      <w:textDirection w:val="btLr"/>
                    </w:pPr>
                    <w:r>
                      <w:rPr>
                        <w:color w:val="000000"/>
                        <w:sz w:val="20"/>
                      </w:rPr>
                      <w:t>Designing Reliable Experiments with Generative Agent-Based Modeling: A Comprehensive Guide Using Concordia by Google DeepMind</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02703"/>
    <w:multiLevelType w:val="multilevel"/>
    <w:tmpl w:val="A394F60A"/>
    <w:lvl w:ilvl="0">
      <w:numFmt w:val="bullet"/>
      <w:lvlText w:val="•"/>
      <w:lvlJc w:val="left"/>
      <w:pPr>
        <w:ind w:left="857" w:hanging="160"/>
      </w:pPr>
      <w:rPr>
        <w:rFonts w:ascii="Times New Roman" w:eastAsia="Times New Roman" w:hAnsi="Times New Roman" w:cs="Times New Roman"/>
        <w:b w:val="0"/>
        <w:i w:val="0"/>
        <w:sz w:val="20"/>
        <w:szCs w:val="20"/>
      </w:rPr>
    </w:lvl>
    <w:lvl w:ilvl="1">
      <w:numFmt w:val="bullet"/>
      <w:lvlText w:val="•"/>
      <w:lvlJc w:val="left"/>
      <w:pPr>
        <w:ind w:left="1738" w:hanging="160"/>
      </w:pPr>
    </w:lvl>
    <w:lvl w:ilvl="2">
      <w:numFmt w:val="bullet"/>
      <w:lvlText w:val="•"/>
      <w:lvlJc w:val="left"/>
      <w:pPr>
        <w:ind w:left="2616" w:hanging="160"/>
      </w:pPr>
    </w:lvl>
    <w:lvl w:ilvl="3">
      <w:numFmt w:val="bullet"/>
      <w:lvlText w:val="•"/>
      <w:lvlJc w:val="left"/>
      <w:pPr>
        <w:ind w:left="3494" w:hanging="160"/>
      </w:pPr>
    </w:lvl>
    <w:lvl w:ilvl="4">
      <w:numFmt w:val="bullet"/>
      <w:lvlText w:val="•"/>
      <w:lvlJc w:val="left"/>
      <w:pPr>
        <w:ind w:left="4372" w:hanging="160"/>
      </w:pPr>
    </w:lvl>
    <w:lvl w:ilvl="5">
      <w:numFmt w:val="bullet"/>
      <w:lvlText w:val="•"/>
      <w:lvlJc w:val="left"/>
      <w:pPr>
        <w:ind w:left="5250" w:hanging="160"/>
      </w:pPr>
    </w:lvl>
    <w:lvl w:ilvl="6">
      <w:numFmt w:val="bullet"/>
      <w:lvlText w:val="•"/>
      <w:lvlJc w:val="left"/>
      <w:pPr>
        <w:ind w:left="6128" w:hanging="160"/>
      </w:pPr>
    </w:lvl>
    <w:lvl w:ilvl="7">
      <w:numFmt w:val="bullet"/>
      <w:lvlText w:val="•"/>
      <w:lvlJc w:val="left"/>
      <w:pPr>
        <w:ind w:left="7006" w:hanging="160"/>
      </w:pPr>
    </w:lvl>
    <w:lvl w:ilvl="8">
      <w:numFmt w:val="bullet"/>
      <w:lvlText w:val="•"/>
      <w:lvlJc w:val="left"/>
      <w:pPr>
        <w:ind w:left="7884" w:hanging="160"/>
      </w:pPr>
    </w:lvl>
  </w:abstractNum>
  <w:abstractNum w:abstractNumId="1" w15:restartNumberingAfterBreak="0">
    <w:nsid w:val="4AD21FE1"/>
    <w:multiLevelType w:val="multilevel"/>
    <w:tmpl w:val="66F2C668"/>
    <w:lvl w:ilvl="0">
      <w:start w:val="1"/>
      <w:numFmt w:val="decimal"/>
      <w:lvlText w:val="[%1]"/>
      <w:lvlJc w:val="left"/>
      <w:pPr>
        <w:ind w:left="471" w:hanging="332"/>
      </w:pPr>
      <w:rPr>
        <w:rFonts w:ascii="Times New Roman" w:eastAsia="Times New Roman" w:hAnsi="Times New Roman" w:cs="Times New Roman"/>
        <w:b w:val="0"/>
        <w:i w:val="0"/>
        <w:sz w:val="20"/>
        <w:szCs w:val="20"/>
      </w:rPr>
    </w:lvl>
    <w:lvl w:ilvl="1">
      <w:numFmt w:val="bullet"/>
      <w:lvlText w:val="•"/>
      <w:lvlJc w:val="left"/>
      <w:pPr>
        <w:ind w:left="1396" w:hanging="332"/>
      </w:pPr>
    </w:lvl>
    <w:lvl w:ilvl="2">
      <w:numFmt w:val="bullet"/>
      <w:lvlText w:val="•"/>
      <w:lvlJc w:val="left"/>
      <w:pPr>
        <w:ind w:left="2312" w:hanging="332"/>
      </w:pPr>
    </w:lvl>
    <w:lvl w:ilvl="3">
      <w:numFmt w:val="bullet"/>
      <w:lvlText w:val="•"/>
      <w:lvlJc w:val="left"/>
      <w:pPr>
        <w:ind w:left="3228" w:hanging="332"/>
      </w:pPr>
    </w:lvl>
    <w:lvl w:ilvl="4">
      <w:numFmt w:val="bullet"/>
      <w:lvlText w:val="•"/>
      <w:lvlJc w:val="left"/>
      <w:pPr>
        <w:ind w:left="4144" w:hanging="332"/>
      </w:pPr>
    </w:lvl>
    <w:lvl w:ilvl="5">
      <w:numFmt w:val="bullet"/>
      <w:lvlText w:val="•"/>
      <w:lvlJc w:val="left"/>
      <w:pPr>
        <w:ind w:left="5060" w:hanging="332"/>
      </w:pPr>
    </w:lvl>
    <w:lvl w:ilvl="6">
      <w:numFmt w:val="bullet"/>
      <w:lvlText w:val="•"/>
      <w:lvlJc w:val="left"/>
      <w:pPr>
        <w:ind w:left="5976" w:hanging="332"/>
      </w:pPr>
    </w:lvl>
    <w:lvl w:ilvl="7">
      <w:numFmt w:val="bullet"/>
      <w:lvlText w:val="•"/>
      <w:lvlJc w:val="left"/>
      <w:pPr>
        <w:ind w:left="6892" w:hanging="332"/>
      </w:pPr>
    </w:lvl>
    <w:lvl w:ilvl="8">
      <w:numFmt w:val="bullet"/>
      <w:lvlText w:val="•"/>
      <w:lvlJc w:val="left"/>
      <w:pPr>
        <w:ind w:left="7808" w:hanging="332"/>
      </w:pPr>
    </w:lvl>
  </w:abstractNum>
  <w:abstractNum w:abstractNumId="2" w15:restartNumberingAfterBreak="0">
    <w:nsid w:val="4E32176D"/>
    <w:multiLevelType w:val="multilevel"/>
    <w:tmpl w:val="CC86DB5C"/>
    <w:lvl w:ilvl="0">
      <w:start w:val="1"/>
      <w:numFmt w:val="decimal"/>
      <w:lvlText w:val="%1"/>
      <w:lvlJc w:val="left"/>
      <w:pPr>
        <w:ind w:left="498" w:hanging="359"/>
      </w:pPr>
      <w:rPr>
        <w:rFonts w:ascii="Times New Roman" w:eastAsia="Times New Roman" w:hAnsi="Times New Roman" w:cs="Times New Roman"/>
        <w:b/>
        <w:i w:val="0"/>
        <w:sz w:val="24"/>
        <w:szCs w:val="24"/>
      </w:rPr>
    </w:lvl>
    <w:lvl w:ilvl="1">
      <w:start w:val="1"/>
      <w:numFmt w:val="decimal"/>
      <w:lvlText w:val="%1.%2"/>
      <w:lvlJc w:val="left"/>
      <w:pPr>
        <w:ind w:left="588" w:hanging="449"/>
      </w:pPr>
      <w:rPr>
        <w:rFonts w:ascii="Times New Roman" w:eastAsia="Times New Roman" w:hAnsi="Times New Roman" w:cs="Times New Roman"/>
        <w:b/>
        <w:i w:val="0"/>
        <w:sz w:val="20"/>
        <w:szCs w:val="20"/>
      </w:rPr>
    </w:lvl>
    <w:lvl w:ilvl="2">
      <w:start w:val="1"/>
      <w:numFmt w:val="decimal"/>
      <w:lvlText w:val="%3."/>
      <w:lvlJc w:val="left"/>
      <w:pPr>
        <w:ind w:left="857" w:hanging="250"/>
      </w:pPr>
      <w:rPr>
        <w:rFonts w:ascii="Times New Roman" w:eastAsia="Times New Roman" w:hAnsi="Times New Roman" w:cs="Times New Roman"/>
        <w:b w:val="0"/>
        <w:i w:val="0"/>
        <w:sz w:val="20"/>
        <w:szCs w:val="20"/>
      </w:rPr>
    </w:lvl>
    <w:lvl w:ilvl="3">
      <w:numFmt w:val="bullet"/>
      <w:lvlText w:val="•"/>
      <w:lvlJc w:val="left"/>
      <w:pPr>
        <w:ind w:left="1957" w:hanging="250"/>
      </w:pPr>
    </w:lvl>
    <w:lvl w:ilvl="4">
      <w:numFmt w:val="bullet"/>
      <w:lvlText w:val="•"/>
      <w:lvlJc w:val="left"/>
      <w:pPr>
        <w:ind w:left="3055" w:hanging="250"/>
      </w:pPr>
    </w:lvl>
    <w:lvl w:ilvl="5">
      <w:numFmt w:val="bullet"/>
      <w:lvlText w:val="•"/>
      <w:lvlJc w:val="left"/>
      <w:pPr>
        <w:ind w:left="4152" w:hanging="250"/>
      </w:pPr>
    </w:lvl>
    <w:lvl w:ilvl="6">
      <w:numFmt w:val="bullet"/>
      <w:lvlText w:val="•"/>
      <w:lvlJc w:val="left"/>
      <w:pPr>
        <w:ind w:left="5250" w:hanging="250"/>
      </w:pPr>
    </w:lvl>
    <w:lvl w:ilvl="7">
      <w:numFmt w:val="bullet"/>
      <w:lvlText w:val="•"/>
      <w:lvlJc w:val="left"/>
      <w:pPr>
        <w:ind w:left="6347" w:hanging="250"/>
      </w:pPr>
    </w:lvl>
    <w:lvl w:ilvl="8">
      <w:numFmt w:val="bullet"/>
      <w:lvlText w:val="•"/>
      <w:lvlJc w:val="left"/>
      <w:pPr>
        <w:ind w:left="7445" w:hanging="250"/>
      </w:pPr>
    </w:lvl>
  </w:abstractNum>
  <w:num w:numId="1" w16cid:durableId="2063937492">
    <w:abstractNumId w:val="1"/>
  </w:num>
  <w:num w:numId="2" w16cid:durableId="853763939">
    <w:abstractNumId w:val="0"/>
  </w:num>
  <w:num w:numId="3" w16cid:durableId="103869849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jandro Leonardo García Navarro">
    <w15:presenceInfo w15:providerId="AD" w15:userId="S::100472710@alumnos.uc3m.es::16bff0f5-e9fd-4907-b224-b7527c2978f8"/>
  </w15:person>
  <w15:person w15:author="GOYANES MARTINEZ, MANUEL">
    <w15:presenceInfo w15:providerId="AD" w15:userId="S-1-5-21-1368424443-721911536-879972363-459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1CE"/>
    <w:rsid w:val="002301CE"/>
    <w:rsid w:val="002F31EC"/>
    <w:rsid w:val="006F6F52"/>
    <w:rsid w:val="008465FF"/>
    <w:rsid w:val="00AC25CA"/>
    <w:rsid w:val="00BF1330"/>
    <w:rsid w:val="00D87EF0"/>
    <w:rsid w:val="00E71A40"/>
    <w:rsid w:val="00FC0A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E6855"/>
  <w15:docId w15:val="{10C777C2-4102-4892-B1E1-9874A650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s-E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uiPriority w:val="9"/>
    <w:qFormat/>
    <w:pPr>
      <w:ind w:left="498" w:hanging="358"/>
      <w:outlineLvl w:val="0"/>
    </w:pPr>
    <w:rPr>
      <w:b/>
      <w:bCs/>
      <w:sz w:val="24"/>
      <w:szCs w:val="24"/>
    </w:rPr>
  </w:style>
  <w:style w:type="paragraph" w:styleId="Heading2">
    <w:name w:val="heading 2"/>
    <w:basedOn w:val="Normal"/>
    <w:uiPriority w:val="9"/>
    <w:unhideWhenUsed/>
    <w:qFormat/>
    <w:pPr>
      <w:ind w:left="588" w:hanging="448"/>
      <w:outlineLvl w:val="1"/>
    </w:pPr>
    <w:rPr>
      <w:b/>
      <w:bCs/>
      <w:sz w:val="20"/>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pPr>
      <w:ind w:left="140"/>
      <w:jc w:val="both"/>
    </w:pPr>
    <w:rPr>
      <w:sz w:val="20"/>
      <w:szCs w:val="20"/>
    </w:rPr>
  </w:style>
  <w:style w:type="paragraph" w:styleId="ListParagraph">
    <w:name w:val="List Paragraph"/>
    <w:basedOn w:val="Normal"/>
    <w:uiPriority w:val="1"/>
    <w:qFormat/>
    <w:pPr>
      <w:ind w:left="588" w:hanging="448"/>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lang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F13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330"/>
    <w:rPr>
      <w:rFonts w:ascii="Segoe UI" w:hAnsi="Segoe UI" w:cs="Segoe UI"/>
      <w:sz w:val="18"/>
      <w:szCs w:val="18"/>
      <w:lang w:eastAsia="en-US"/>
    </w:rPr>
  </w:style>
  <w:style w:type="paragraph" w:styleId="CommentSubject">
    <w:name w:val="annotation subject"/>
    <w:basedOn w:val="CommentText"/>
    <w:next w:val="CommentText"/>
    <w:link w:val="CommentSubjectChar"/>
    <w:uiPriority w:val="99"/>
    <w:semiHidden/>
    <w:unhideWhenUsed/>
    <w:rsid w:val="00BF1330"/>
    <w:rPr>
      <w:b/>
      <w:bCs/>
    </w:rPr>
  </w:style>
  <w:style w:type="character" w:customStyle="1" w:styleId="CommentSubjectChar">
    <w:name w:val="Comment Subject Char"/>
    <w:basedOn w:val="CommentTextChar"/>
    <w:link w:val="CommentSubject"/>
    <w:uiPriority w:val="99"/>
    <w:semiHidden/>
    <w:rsid w:val="00BF1330"/>
    <w:rPr>
      <w:b/>
      <w:bCs/>
      <w:sz w:val="20"/>
      <w:szCs w:val="20"/>
      <w:lang w:eastAsia="en-US"/>
    </w:rPr>
  </w:style>
  <w:style w:type="paragraph" w:styleId="Revision">
    <w:name w:val="Revision"/>
    <w:hidden/>
    <w:uiPriority w:val="99"/>
    <w:semiHidden/>
    <w:rsid w:val="002F31EC"/>
    <w:pPr>
      <w:widowControl/>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2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9.jpe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8.png"/><Relationship Id="rId37" Type="http://schemas.openxmlformats.org/officeDocument/2006/relationships/image" Target="media/image23.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image" Target="media/image11.png"/><Relationship Id="rId19" Type="http://schemas.openxmlformats.org/officeDocument/2006/relationships/image" Target="media/image4.png"/><Relationship Id="rId31" Type="http://schemas.openxmlformats.org/officeDocument/2006/relationships/image" Target="media/image17.png"/><Relationship Id="rId4"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KqQgymTnvvQ28Gc10JtGnZ9VvQ==">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3190</Words>
  <Characters>17545</Characters>
  <Application>Microsoft Office Word</Application>
  <DocSecurity>0</DocSecurity>
  <Lines>146</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Carlos III de Madrid</Company>
  <LinksUpToDate>false</LinksUpToDate>
  <CharactersWithSpaces>20694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GOYANES MARTINEZ, MANUEL</dc:creator>
  <cp:lastModifiedBy>Alejandro Leonardo García Navarro</cp:lastModifiedBy>
  <cp:revision>4</cp:revision>
  <dcterms:created xsi:type="dcterms:W3CDTF">2024-10-07T16:01:00Z</dcterms:created>
  <dcterms:modified xsi:type="dcterms:W3CDTF">2024-10-08T17:53:00Z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2024-10-04T00:00:00Z</vt:lpwstr>
  </property>
  <property fmtid="{D5CDD505-2E9C-101B-9397-08002B2CF9AE}" pid="3" name="Creator">
    <vt:lpwstr>LaTeX with hyperref</vt:lpwstr>
  </property>
  <property fmtid="{D5CDD505-2E9C-101B-9397-08002B2CF9AE}" pid="4" name="LastSaved">
    <vt:lpwstr>2024-10-04T00:00:00Z</vt:lpwstr>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